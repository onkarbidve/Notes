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xmlns:ask="http://schemas.microsoft.com/office/drawing/2018/sketchyshapes" mc:Ignorable="w14 w15 w16se w16cid w16 w16cex w16sdtdh w16sdtfl w16du wp14">
  <w:body>
    <w:p w:rsidRPr="001A6861" w:rsidR="0054438C" w:rsidP="69A39596" w:rsidRDefault="00B3326F" w14:paraId="058CE3A9" w14:textId="77777777">
      <w:pPr>
        <w:spacing w:before="120" w:after="120"/>
        <w:jc w:val="both"/>
        <w:rPr>
          <w:rFonts w:ascii="Calibri" w:hAnsi="Calibri" w:cs="Calibri"/>
          <w:b/>
          <w:bCs/>
          <w:lang w:val="en-GB"/>
        </w:rPr>
      </w:pPr>
      <w:r w:rsidRPr="001A6861">
        <w:rPr>
          <w:rFonts w:ascii="Calibri" w:hAnsi="Calibri" w:cs="Calibri"/>
          <w:noProof/>
          <w:lang w:val="en-GB"/>
        </w:rPr>
        <mc:AlternateContent>
          <mc:Choice Requires="wpg">
            <w:drawing>
              <wp:anchor distT="0" distB="0" distL="114300" distR="114300" simplePos="0" relativeHeight="251658241" behindDoc="0" locked="0" layoutInCell="1" allowOverlap="1" wp14:anchorId="097F8555" wp14:editId="5111F0DF">
                <wp:simplePos x="0" y="0"/>
                <wp:positionH relativeFrom="page">
                  <wp:posOffset>-36830</wp:posOffset>
                </wp:positionH>
                <wp:positionV relativeFrom="paragraph">
                  <wp:posOffset>5331460</wp:posOffset>
                </wp:positionV>
                <wp:extent cx="7755891" cy="2919095"/>
                <wp:effectExtent l="0" t="0" r="0" b="0"/>
                <wp:wrapNone/>
                <wp:docPr id="38" name="Group 38"/>
                <wp:cNvGraphicFramePr/>
                <a:graphic xmlns:a="http://schemas.openxmlformats.org/drawingml/2006/main">
                  <a:graphicData uri="http://schemas.microsoft.com/office/word/2010/wordprocessingGroup">
                    <wpg:wgp>
                      <wpg:cNvGrpSpPr/>
                      <wpg:grpSpPr>
                        <a:xfrm>
                          <a:off x="0" y="0"/>
                          <a:ext cx="7755891" cy="2919095"/>
                          <a:chOff x="0" y="0"/>
                          <a:chExt cx="7755891" cy="2919095"/>
                        </a:xfrm>
                      </wpg:grpSpPr>
                      <wpg:grpSp>
                        <wpg:cNvPr id="10" name="Group 10"/>
                        <wpg:cNvGrpSpPr/>
                        <wpg:grpSpPr>
                          <a:xfrm>
                            <a:off x="2157984" y="0"/>
                            <a:ext cx="5597907" cy="2919095"/>
                            <a:chOff x="2183765" y="0"/>
                            <a:chExt cx="5672760" cy="2919095"/>
                          </a:xfrm>
                        </wpg:grpSpPr>
                        <wpg:grpSp>
                          <wpg:cNvPr id="49" name="Group 49"/>
                          <wpg:cNvGrpSpPr>
                            <a:grpSpLocks/>
                          </wpg:cNvGrpSpPr>
                          <wpg:grpSpPr bwMode="auto">
                            <a:xfrm>
                              <a:off x="2183765" y="0"/>
                              <a:ext cx="5660390" cy="2919095"/>
                              <a:chOff x="3436" y="2672"/>
                              <a:chExt cx="8914" cy="4597"/>
                            </a:xfrm>
                          </wpg:grpSpPr>
                          <wps:wsp>
                            <wps:cNvPr id="63" name="Freeform 31"/>
                            <wps:cNvSpPr>
                              <a:spLocks/>
                            </wps:cNvSpPr>
                            <wps:spPr bwMode="auto">
                              <a:xfrm>
                                <a:off x="3436" y="2672"/>
                                <a:ext cx="8914" cy="3434"/>
                              </a:xfrm>
                              <a:custGeom>
                                <a:avLst/>
                                <a:gdLst>
                                  <a:gd name="T0" fmla="*/ 20 w 6027"/>
                                  <a:gd name="T1" fmla="*/ 0 h 3434"/>
                                  <a:gd name="T2" fmla="*/ 0 w 6027"/>
                                  <a:gd name="T3" fmla="*/ 0 h 3434"/>
                                  <a:gd name="T4" fmla="*/ 0 w 6027"/>
                                  <a:gd name="T5" fmla="*/ 3434 h 3434"/>
                                  <a:gd name="T6" fmla="*/ 6027 w 6027"/>
                                  <a:gd name="T7" fmla="*/ 3434 h 3434"/>
                                  <a:gd name="T8" fmla="*/ 6027 w 6027"/>
                                  <a:gd name="T9" fmla="*/ 0 h 3434"/>
                                  <a:gd name="T10" fmla="*/ 20 w 6027"/>
                                  <a:gd name="T11" fmla="*/ 0 h 3434"/>
                                </a:gdLst>
                                <a:ahLst/>
                                <a:cxnLst>
                                  <a:cxn ang="0">
                                    <a:pos x="T0" y="T1"/>
                                  </a:cxn>
                                  <a:cxn ang="0">
                                    <a:pos x="T2" y="T3"/>
                                  </a:cxn>
                                  <a:cxn ang="0">
                                    <a:pos x="T4" y="T5"/>
                                  </a:cxn>
                                  <a:cxn ang="0">
                                    <a:pos x="T6" y="T7"/>
                                  </a:cxn>
                                  <a:cxn ang="0">
                                    <a:pos x="T8" y="T9"/>
                                  </a:cxn>
                                  <a:cxn ang="0">
                                    <a:pos x="T10" y="T11"/>
                                  </a:cxn>
                                </a:cxnLst>
                                <a:rect l="0" t="0" r="r" b="b"/>
                                <a:pathLst>
                                  <a:path w="6027" h="3434">
                                    <a:moveTo>
                                      <a:pt x="20" y="0"/>
                                    </a:moveTo>
                                    <a:lnTo>
                                      <a:pt x="0" y="0"/>
                                    </a:lnTo>
                                    <a:lnTo>
                                      <a:pt x="0" y="3434"/>
                                    </a:lnTo>
                                    <a:lnTo>
                                      <a:pt x="6027" y="3434"/>
                                    </a:lnTo>
                                    <a:lnTo>
                                      <a:pt x="6027" y="0"/>
                                    </a:lnTo>
                                    <a:lnTo>
                                      <a:pt x="20" y="0"/>
                                    </a:lnTo>
                                    <a:close/>
                                  </a:path>
                                </a:pathLst>
                              </a:custGeom>
                              <a:solidFill>
                                <a:schemeClr val="tx2">
                                  <a:lumMod val="75000"/>
                                  <a:alpha val="85116"/>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32"/>
                            <wps:cNvSpPr>
                              <a:spLocks/>
                            </wps:cNvSpPr>
                            <wps:spPr bwMode="auto">
                              <a:xfrm>
                                <a:off x="3436" y="6126"/>
                                <a:ext cx="8914" cy="1143"/>
                              </a:xfrm>
                              <a:custGeom>
                                <a:avLst/>
                                <a:gdLst>
                                  <a:gd name="T0" fmla="*/ 3013 w 6027"/>
                                  <a:gd name="T1" fmla="*/ 0 h 1143"/>
                                  <a:gd name="T2" fmla="*/ 0 w 6027"/>
                                  <a:gd name="T3" fmla="*/ 0 h 1143"/>
                                  <a:gd name="T4" fmla="*/ 0 w 6027"/>
                                  <a:gd name="T5" fmla="*/ 1143 h 1143"/>
                                  <a:gd name="T6" fmla="*/ 6027 w 6027"/>
                                  <a:gd name="T7" fmla="*/ 1143 h 1143"/>
                                  <a:gd name="T8" fmla="*/ 6027 w 6027"/>
                                  <a:gd name="T9" fmla="*/ 0 h 1143"/>
                                  <a:gd name="T10" fmla="*/ 3013 w 6027"/>
                                  <a:gd name="T11" fmla="*/ 0 h 1143"/>
                                </a:gdLst>
                                <a:ahLst/>
                                <a:cxnLst>
                                  <a:cxn ang="0">
                                    <a:pos x="T0" y="T1"/>
                                  </a:cxn>
                                  <a:cxn ang="0">
                                    <a:pos x="T2" y="T3"/>
                                  </a:cxn>
                                  <a:cxn ang="0">
                                    <a:pos x="T4" y="T5"/>
                                  </a:cxn>
                                  <a:cxn ang="0">
                                    <a:pos x="T6" y="T7"/>
                                  </a:cxn>
                                  <a:cxn ang="0">
                                    <a:pos x="T8" y="T9"/>
                                  </a:cxn>
                                  <a:cxn ang="0">
                                    <a:pos x="T10" y="T11"/>
                                  </a:cxn>
                                </a:cxnLst>
                                <a:rect l="0" t="0" r="r" b="b"/>
                                <a:pathLst>
                                  <a:path w="6027" h="1143">
                                    <a:moveTo>
                                      <a:pt x="3013" y="0"/>
                                    </a:moveTo>
                                    <a:lnTo>
                                      <a:pt x="0" y="0"/>
                                    </a:lnTo>
                                    <a:lnTo>
                                      <a:pt x="0" y="1143"/>
                                    </a:lnTo>
                                    <a:lnTo>
                                      <a:pt x="6027" y="1143"/>
                                    </a:lnTo>
                                    <a:lnTo>
                                      <a:pt x="6027" y="0"/>
                                    </a:lnTo>
                                    <a:lnTo>
                                      <a:pt x="3013" y="0"/>
                                    </a:lnTo>
                                    <a:close/>
                                  </a:path>
                                </a:pathLst>
                              </a:custGeom>
                              <a:solidFill>
                                <a:schemeClr val="tx1">
                                  <a:alpha val="8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 name="Text Box 1"/>
                          <wps:cNvSpPr txBox="1"/>
                          <wps:spPr>
                            <a:xfrm>
                              <a:off x="2209521" y="0"/>
                              <a:ext cx="5647004" cy="2165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3326F" w:rsidP="00B3326F" w:rsidRDefault="00C316BF" w14:paraId="43A889CB" w14:textId="75B66ED4">
                                <w:pPr>
                                  <w:rPr>
                                    <w:rFonts w:cstheme="minorHAnsi"/>
                                    <w:b/>
                                    <w:bCs/>
                                    <w:color w:val="FFFFFF" w:themeColor="background1"/>
                                    <w:sz w:val="40"/>
                                    <w:szCs w:val="48"/>
                                    <w:lang w:val="en-GB"/>
                                  </w:rPr>
                                </w:pPr>
                                <w:r>
                                  <w:rPr>
                                    <w:rFonts w:cstheme="minorHAnsi"/>
                                    <w:b/>
                                    <w:bCs/>
                                    <w:color w:val="FFFFFF" w:themeColor="background1"/>
                                    <w:sz w:val="40"/>
                                    <w:szCs w:val="48"/>
                                    <w:lang w:val="en-GB"/>
                                  </w:rPr>
                                  <w:t xml:space="preserve">Thomson </w:t>
                                </w:r>
                                <w:r w:rsidR="00642FCB">
                                  <w:rPr>
                                    <w:rFonts w:cstheme="minorHAnsi"/>
                                    <w:b/>
                                    <w:bCs/>
                                    <w:color w:val="FFFFFF" w:themeColor="background1"/>
                                    <w:sz w:val="40"/>
                                    <w:szCs w:val="48"/>
                                    <w:lang w:val="en-GB"/>
                                  </w:rPr>
                                  <w:t xml:space="preserve">Medical D365 </w:t>
                                </w:r>
                                <w:r>
                                  <w:rPr>
                                    <w:rFonts w:cstheme="minorHAnsi"/>
                                    <w:b/>
                                    <w:bCs/>
                                    <w:color w:val="FFFFFF" w:themeColor="background1"/>
                                    <w:sz w:val="40"/>
                                    <w:szCs w:val="48"/>
                                    <w:lang w:val="en-GB"/>
                                  </w:rPr>
                                  <w:t>CRM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Text Box 48"/>
                          <wps:cNvSpPr txBox="1"/>
                          <wps:spPr>
                            <a:xfrm>
                              <a:off x="2191407" y="2193290"/>
                              <a:ext cx="5646585" cy="7258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20EA6" w:rsidR="00B3326F" w:rsidP="00B3326F" w:rsidRDefault="00642FCB" w14:paraId="274A686B" w14:textId="7D6057ED">
                                <w:pPr>
                                  <w:rPr>
                                    <w:rFonts w:cstheme="minorHAnsi"/>
                                    <w:b/>
                                    <w:bCs/>
                                    <w:color w:val="FFFFFF" w:themeColor="background1"/>
                                    <w:sz w:val="40"/>
                                    <w:szCs w:val="48"/>
                                    <w:lang w:val="en-GB"/>
                                  </w:rPr>
                                </w:pPr>
                                <w:r>
                                  <w:rPr>
                                    <w:rFonts w:cstheme="minorHAnsi"/>
                                    <w:b/>
                                    <w:bCs/>
                                    <w:color w:val="FFFFFF" w:themeColor="background1"/>
                                    <w:sz w:val="40"/>
                                    <w:szCs w:val="48"/>
                                    <w:lang w:val="en-GB"/>
                                  </w:rPr>
                                  <w:t xml:space="preserve">Phase 1 </w:t>
                                </w:r>
                                <w:r w:rsidR="00AC6288">
                                  <w:rPr>
                                    <w:rFonts w:cstheme="minorHAnsi"/>
                                    <w:b/>
                                    <w:bCs/>
                                    <w:color w:val="FFFFFF" w:themeColor="background1"/>
                                    <w:sz w:val="40"/>
                                    <w:szCs w:val="48"/>
                                    <w:lang w:val="en-GB"/>
                                  </w:rPr>
                                  <w:t>Functional Specificati</w:t>
                                </w:r>
                                <w:r w:rsidR="00C438E5">
                                  <w:rPr>
                                    <w:rFonts w:cstheme="minorHAnsi"/>
                                    <w:b/>
                                    <w:bCs/>
                                    <w:color w:val="FFFFFF" w:themeColor="background1"/>
                                    <w:sz w:val="40"/>
                                    <w:szCs w:val="48"/>
                                    <w:lang w:val="en-GB"/>
                                  </w:rPr>
                                  <w: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 name="Google Shape;761;p68" descr="A picture containing icon&#10;&#10;Description automatically generated"/>
                          <pic:cNvPicPr/>
                        </pic:nvPicPr>
                        <pic:blipFill rotWithShape="1">
                          <a:blip r:embed="rId11" cstate="screen">
                            <a:alphaModFix/>
                            <a:extLst>
                              <a:ext uri="{28A0092B-C50C-407E-A947-70E740481C1C}">
                                <a14:useLocalDpi xmlns:a14="http://schemas.microsoft.com/office/drawing/2010/main" val="0"/>
                              </a:ext>
                            </a:extLst>
                          </a:blip>
                          <a:srcRect r="75393" b="55272"/>
                          <a:stretch/>
                        </pic:blipFill>
                        <pic:spPr>
                          <a:xfrm>
                            <a:off x="0" y="0"/>
                            <a:ext cx="2146300" cy="2165350"/>
                          </a:xfrm>
                          <a:prstGeom prst="rect">
                            <a:avLst/>
                          </a:prstGeom>
                          <a:noFill/>
                          <a:ln>
                            <a:noFill/>
                          </a:ln>
                        </pic:spPr>
                      </pic:pic>
                      <pic:pic xmlns:pic="http://schemas.openxmlformats.org/drawingml/2006/picture">
                        <pic:nvPicPr>
                          <pic:cNvPr id="761" name="Google Shape;761;p68" descr="A picture containing icon&#10;&#10;Description automatically generated"/>
                          <pic:cNvPicPr/>
                        </pic:nvPicPr>
                        <pic:blipFill rotWithShape="1">
                          <a:blip r:embed="rId12" cstate="print">
                            <a:alphaModFix/>
                            <a:extLst>
                              <a:ext uri="{28A0092B-C50C-407E-A947-70E740481C1C}">
                                <a14:useLocalDpi xmlns:a14="http://schemas.microsoft.com/office/drawing/2010/main" val="0"/>
                              </a:ext>
                            </a:extLst>
                          </a:blip>
                          <a:srcRect l="39695" t="36267" r="39896" b="36356"/>
                          <a:stretch/>
                        </pic:blipFill>
                        <pic:spPr>
                          <a:xfrm>
                            <a:off x="621792" y="786384"/>
                            <a:ext cx="882650" cy="607695"/>
                          </a:xfrm>
                          <a:prstGeom prst="rect">
                            <a:avLst/>
                          </a:prstGeom>
                          <a:noFill/>
                          <a:ln>
                            <a:noFill/>
                          </a:ln>
                        </pic:spPr>
                      </pic:pic>
                    </wpg:wgp>
                  </a:graphicData>
                </a:graphic>
                <wp14:sizeRelH relativeFrom="margin">
                  <wp14:pctWidth>0</wp14:pctWidth>
                </wp14:sizeRelH>
              </wp:anchor>
            </w:drawing>
          </mc:Choice>
          <mc:Fallback>
            <w:pict w14:anchorId="4F422674">
              <v:group id="Group 38" style="position:absolute;left:0;text-align:left;margin-left:-2.9pt;margin-top:419.8pt;width:610.7pt;height:229.85pt;z-index:251658241;mso-position-horizontal-relative:page;mso-width-relative:margin" coordsize="77558,29190" o:spid="_x0000_s1026" w14:anchorId="097F855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">
                <v:group id="Group 10" style="position:absolute;left:21579;width:55979;height:29190" coordsize="56727,29190" coordorigin="21837" o:spid="_x0000_s10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group id="Group 49" style="position:absolute;left:21837;width:56604;height:29190" coordsize="8914,4597" coordorigin="3436,2672" o:spid="_x0000_s10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">
                    <v:shape id="Freeform 31" style="position:absolute;left:3436;top:2672;width:8914;height:3434;visibility:visible;mso-wrap-style:square;v-text-anchor:top" coordsize="6027,3434" o:spid="_x0000_s1029" fillcolor="#0a1d30 [2415]" stroked="f" path="m20,l,,,3434r6027,l6027,,20,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">
                      <v:fill opacity="55769f"/>
                      <v:path arrowok="t" o:connecttype="custom" o:connectlocs="30,0;0,0;0,3434;8914,3434;8914,0;30,0" o:connectangles="0,0,0,0,0,0"/>
                    </v:shape>
                    <v:shape id="Freeform 32" style="position:absolute;left:3436;top:6126;width:8914;height:1143;visibility:visible;mso-wrap-style:square;v-text-anchor:top" coordsize="6027,1143" o:spid="_x0000_s1030" fillcolor="black [3213]" stroked="f" path="m3013,l,,,1143r6027,l6027,,3013,x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">
                      <v:fill opacity="55769f"/>
                      <v:path arrowok="t" o:connecttype="custom" o:connectlocs="4456,0;0,0;0,1143;8914,1143;8914,0;4456,0" o:connectangles="0,0,0,0,0,0"/>
                    </v:shape>
                  </v:group>
                  <v:shapetype id="_x0000_t202" coordsize="21600,21600" o:spt="202" path="m,l,21600r21600,l21600,xe">
                    <v:stroke joinstyle="miter"/>
                    <v:path gradientshapeok="t" o:connecttype="rect"/>
                  </v:shapetype>
                  <v:shape id="Text Box 1" style="position:absolute;left:22095;width:56470;height:21653;visibility:visible;mso-wrap-style:square;v-text-anchor:middle" o:spid="_x0000_s1031" filled="f" stroked="f" strokeweight=".5pt"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">
                    <v:textbox>
                      <w:txbxContent>
                        <w:p w:rsidR="00B3326F" w:rsidP="00B3326F" w:rsidRDefault="00C316BF" w14:paraId="05A72405" w14:textId="75B66ED4">
                          <w:pPr>
                            <w:rPr>
                              <w:rFonts w:cstheme="minorHAnsi"/>
                              <w:b/>
                              <w:bCs/>
                              <w:color w:val="FFFFFF" w:themeColor="background1"/>
                              <w:sz w:val="40"/>
                              <w:szCs w:val="48"/>
                              <w:lang w:val="en-GB"/>
                            </w:rPr>
                          </w:pPr>
                          <w:r>
                            <w:rPr>
                              <w:rFonts w:cstheme="minorHAnsi"/>
                              <w:b/>
                              <w:bCs/>
                              <w:color w:val="FFFFFF" w:themeColor="background1"/>
                              <w:sz w:val="40"/>
                              <w:szCs w:val="48"/>
                              <w:lang w:val="en-GB"/>
                            </w:rPr>
                            <w:t xml:space="preserve">Thomson </w:t>
                          </w:r>
                          <w:r w:rsidR="00642FCB">
                            <w:rPr>
                              <w:rFonts w:cstheme="minorHAnsi"/>
                              <w:b/>
                              <w:bCs/>
                              <w:color w:val="FFFFFF" w:themeColor="background1"/>
                              <w:sz w:val="40"/>
                              <w:szCs w:val="48"/>
                              <w:lang w:val="en-GB"/>
                            </w:rPr>
                            <w:t xml:space="preserve">Medical D365 </w:t>
                          </w:r>
                          <w:r>
                            <w:rPr>
                              <w:rFonts w:cstheme="minorHAnsi"/>
                              <w:b/>
                              <w:bCs/>
                              <w:color w:val="FFFFFF" w:themeColor="background1"/>
                              <w:sz w:val="40"/>
                              <w:szCs w:val="48"/>
                              <w:lang w:val="en-GB"/>
                            </w:rPr>
                            <w:t>CRM</w:t>
                          </w:r>
                        </w:p>
                      </w:txbxContent>
                    </v:textbox>
                  </v:shape>
                  <v:shape id="Text Box 48" style="position:absolute;left:21914;top:21932;width:56465;height:7258;visibility:visible;mso-wrap-style:square;v-text-anchor:middle" o:spid="_x0000_s1032" filled="f" stroked="f" strokeweight=".5pt"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">
                    <v:textbox>
                      <w:txbxContent>
                        <w:p w:rsidRPr="00120EA6" w:rsidR="00B3326F" w:rsidP="00B3326F" w:rsidRDefault="00642FCB" w14:paraId="6DB6CDFC" w14:textId="7D6057ED">
                          <w:pPr>
                            <w:rPr>
                              <w:rFonts w:cstheme="minorHAnsi"/>
                              <w:b/>
                              <w:bCs/>
                              <w:color w:val="FFFFFF" w:themeColor="background1"/>
                              <w:sz w:val="40"/>
                              <w:szCs w:val="48"/>
                              <w:lang w:val="en-GB"/>
                            </w:rPr>
                          </w:pPr>
                          <w:r>
                            <w:rPr>
                              <w:rFonts w:cstheme="minorHAnsi"/>
                              <w:b/>
                              <w:bCs/>
                              <w:color w:val="FFFFFF" w:themeColor="background1"/>
                              <w:sz w:val="40"/>
                              <w:szCs w:val="48"/>
                              <w:lang w:val="en-GB"/>
                            </w:rPr>
                            <w:t xml:space="preserve">Phase 1 </w:t>
                          </w:r>
                          <w:r w:rsidR="00AC6288">
                            <w:rPr>
                              <w:rFonts w:cstheme="minorHAnsi"/>
                              <w:b/>
                              <w:bCs/>
                              <w:color w:val="FFFFFF" w:themeColor="background1"/>
                              <w:sz w:val="40"/>
                              <w:szCs w:val="48"/>
                              <w:lang w:val="en-GB"/>
                            </w:rPr>
                            <w:t>Functional Specificati</w:t>
                          </w:r>
                          <w:r w:rsidR="00C438E5">
                            <w:rPr>
                              <w:rFonts w:cstheme="minorHAnsi"/>
                              <w:b/>
                              <w:bCs/>
                              <w:color w:val="FFFFFF" w:themeColor="background1"/>
                              <w:sz w:val="40"/>
                              <w:szCs w:val="48"/>
                              <w:lang w:val="en-GB"/>
                            </w:rPr>
                            <w:t>on</w:t>
                          </w:r>
                        </w:p>
                      </w:txbxContent>
                    </v:textbox>
                  </v:shape>
                </v:group>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oogle Shape;761;p68" style="position:absolute;width:21463;height:21653;visibility:visible;mso-wrap-style:square" alt="A picture containing icon&#10;&#10;Description automatically generated" o:spid="_x0000_s1033"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">
                  <v:imagedata cropright="49410f" cropbottom="36223f" o:title="A picture containing icon&#10;&#10;Description automatically generated" r:id="rId13"/>
                </v:shape>
                <v:shape id="Google Shape;761;p68" style="position:absolute;left:6217;top:7863;width:8827;height:6077;visibility:visible;mso-wrap-style:square" alt="A picture containing icon&#10;&#10;Description automatically generated" o:spid="_x0000_s1034"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">
                  <v:imagedata cropleft="26015f" croptop="23768f" cropright="26146f" cropbottom="23826f" o:title="A picture containing icon&#10;&#10;Description automatically generated" r:id="rId14"/>
                </v:shape>
                <w10:wrap anchorx="page"/>
              </v:group>
            </w:pict>
          </mc:Fallback>
        </mc:AlternateContent>
      </w:r>
      <w:r w:rsidRPr="001A6861" w:rsidR="007A3CC0">
        <w:rPr>
          <w:rFonts w:ascii="Calibri" w:hAnsi="Calibri" w:cs="Calibri"/>
          <w:noProof/>
          <w:color w:val="FF0000"/>
          <w:lang w:val="en-GB"/>
        </w:rPr>
        <mc:AlternateContent>
          <mc:Choice Requires="wps">
            <w:drawing>
              <wp:anchor distT="0" distB="0" distL="114300" distR="114300" simplePos="0" relativeHeight="251658240" behindDoc="1" locked="0" layoutInCell="1" allowOverlap="1" wp14:anchorId="6D9F70CC" wp14:editId="40DE81DA">
                <wp:simplePos x="0" y="0"/>
                <wp:positionH relativeFrom="page">
                  <wp:posOffset>-38100</wp:posOffset>
                </wp:positionH>
                <wp:positionV relativeFrom="paragraph">
                  <wp:posOffset>1905</wp:posOffset>
                </wp:positionV>
                <wp:extent cx="7581900" cy="5325320"/>
                <wp:effectExtent l="0" t="0" r="19050" b="27940"/>
                <wp:wrapNone/>
                <wp:docPr id="39" name="Rectangle 39"/>
                <wp:cNvGraphicFramePr/>
                <a:graphic xmlns:a="http://schemas.openxmlformats.org/drawingml/2006/main">
                  <a:graphicData uri="http://schemas.microsoft.com/office/word/2010/wordprocessingShape">
                    <wps:wsp>
                      <wps:cNvSpPr/>
                      <wps:spPr>
                        <a:xfrm>
                          <a:off x="0" y="0"/>
                          <a:ext cx="7581900" cy="5325320"/>
                        </a:xfrm>
                        <a:prstGeom prst="rect">
                          <a:avLst/>
                        </a:prstGeom>
                        <a:blipFill dpi="0" rotWithShape="1">
                          <a:blip r:embed="rId15">
                            <a:alphaModFix amt="45998"/>
                          </a:blip>
                          <a:srcRect/>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3B3C415F">
              <v:rect id="Rectangle 39" style="position:absolute;margin-left:-3pt;margin-top:.15pt;width:597pt;height:419.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strokecolor="white [3212]" strokeweight="1.5pt" w14:anchorId="6F47CE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">
                <v:fill type="frame" opacity="30145f" o:title="" recolor="t" rotate="t" r:id="rId16"/>
                <w10:wrap anchorx="page"/>
              </v:rect>
            </w:pict>
          </mc:Fallback>
        </mc:AlternateContent>
      </w:r>
      <w:r w:rsidRPr="001A6861" w:rsidR="00B42460">
        <w:rPr>
          <w:rFonts w:ascii="Calibri" w:hAnsi="Calibri" w:cs="Calibri"/>
        </w:rPr>
        <w:br w:type="page"/>
      </w:r>
      <w:r w:rsidRPr="69A39596" w:rsidR="0054438C">
        <w:rPr>
          <w:rFonts w:ascii="Calibri" w:hAnsi="Calibri" w:cs="Calibri"/>
          <w:b/>
          <w:bCs/>
          <w:lang w:val="en-GB"/>
        </w:rPr>
        <w:t>Document Control</w:t>
      </w:r>
    </w:p>
    <w:p w:rsidRPr="001A6861" w:rsidR="0054438C" w:rsidP="0054438C" w:rsidRDefault="0054438C" w14:paraId="090679C1" w14:textId="77777777">
      <w:pPr>
        <w:spacing w:before="120" w:after="120"/>
        <w:jc w:val="both"/>
        <w:rPr>
          <w:rFonts w:ascii="Calibri" w:hAnsi="Calibri" w:cs="Calibri"/>
          <w:b/>
          <w:bCs/>
          <w:lang w:val="en-GB"/>
        </w:rPr>
      </w:pPr>
      <w:bookmarkStart w:name="_Toc7861998" w:id="0"/>
      <w:bookmarkStart w:name="_Toc9128185" w:id="1"/>
      <w:bookmarkStart w:name="_Toc9822970" w:id="2"/>
      <w:bookmarkStart w:name="_Toc11055832" w:id="3"/>
      <w:bookmarkStart w:name="_Toc11120358" w:id="4"/>
      <w:bookmarkStart w:name="_Toc11120784" w:id="5"/>
      <w:bookmarkStart w:name="_Toc57468546" w:id="6"/>
      <w:r w:rsidRPr="001A6861">
        <w:rPr>
          <w:rFonts w:ascii="Calibri" w:hAnsi="Calibri" w:cs="Calibri"/>
          <w:b/>
          <w:bCs/>
          <w:lang w:val="en-GB"/>
        </w:rPr>
        <w:t xml:space="preserve">Document </w:t>
      </w:r>
      <w:bookmarkEnd w:id="0"/>
      <w:bookmarkEnd w:id="1"/>
      <w:bookmarkEnd w:id="2"/>
      <w:bookmarkEnd w:id="3"/>
      <w:bookmarkEnd w:id="4"/>
      <w:bookmarkEnd w:id="5"/>
      <w:r w:rsidRPr="001A6861">
        <w:rPr>
          <w:rFonts w:ascii="Calibri" w:hAnsi="Calibri" w:cs="Calibri"/>
          <w:b/>
          <w:bCs/>
          <w:lang w:val="en-GB"/>
        </w:rPr>
        <w:t>Information</w:t>
      </w:r>
      <w:bookmarkEnd w:id="6"/>
    </w:p>
    <w:tbl>
      <w:tblPr>
        <w:tblW w:w="9126" w:type="dxa"/>
        <w:tblInd w:w="-8"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left w:w="80" w:type="dxa"/>
          <w:right w:w="80" w:type="dxa"/>
        </w:tblCellMar>
        <w:tblLook w:val="04A0" w:firstRow="1" w:lastRow="0" w:firstColumn="1" w:lastColumn="0" w:noHBand="0" w:noVBand="1"/>
      </w:tblPr>
      <w:tblGrid>
        <w:gridCol w:w="2923"/>
        <w:gridCol w:w="6203"/>
      </w:tblGrid>
      <w:tr w:rsidRPr="001A6861" w:rsidR="0054438C" w:rsidTr="00FA5549" w14:paraId="130BADCE" w14:textId="77777777">
        <w:trPr>
          <w:cantSplit/>
        </w:trPr>
        <w:tc>
          <w:tcPr>
            <w:tcW w:w="2923"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000000" w:themeFill="text1"/>
            <w:hideMark/>
          </w:tcPr>
          <w:p w:rsidRPr="001A6861" w:rsidR="0054438C" w:rsidP="00FA5549" w:rsidRDefault="0054438C" w14:paraId="58798CCC" w14:textId="77777777">
            <w:pPr>
              <w:spacing w:before="120" w:after="120"/>
              <w:jc w:val="both"/>
              <w:rPr>
                <w:rFonts w:ascii="Calibri" w:hAnsi="Calibri" w:cs="Calibri"/>
                <w:b/>
                <w:color w:val="FFFFFF" w:themeColor="background1"/>
                <w:lang w:val="en-GB"/>
              </w:rPr>
            </w:pPr>
          </w:p>
        </w:tc>
        <w:tc>
          <w:tcPr>
            <w:tcW w:w="6203"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000000" w:themeFill="text1"/>
            <w:hideMark/>
          </w:tcPr>
          <w:p w:rsidRPr="001A6861" w:rsidR="0054438C" w:rsidP="00FA5549" w:rsidRDefault="0054438C" w14:paraId="4A1B43FA" w14:textId="77777777">
            <w:pPr>
              <w:spacing w:before="120" w:after="120"/>
              <w:jc w:val="both"/>
              <w:rPr>
                <w:rFonts w:ascii="Calibri" w:hAnsi="Calibri" w:cs="Calibri"/>
                <w:b/>
                <w:color w:val="FFFFFF" w:themeColor="background1"/>
                <w:lang w:val="en-GB"/>
              </w:rPr>
            </w:pPr>
            <w:r w:rsidRPr="001A6861">
              <w:rPr>
                <w:rFonts w:ascii="Calibri" w:hAnsi="Calibri" w:cs="Calibri"/>
                <w:b/>
                <w:color w:val="FFFFFF" w:themeColor="background1"/>
                <w:lang w:val="en-GB"/>
              </w:rPr>
              <w:t>Information</w:t>
            </w:r>
          </w:p>
        </w:tc>
      </w:tr>
      <w:tr w:rsidRPr="001A6861" w:rsidR="0054438C" w:rsidTr="00FA5549" w14:paraId="7B203A86" w14:textId="77777777">
        <w:trPr>
          <w:cantSplit/>
        </w:trPr>
        <w:tc>
          <w:tcPr>
            <w:tcW w:w="2923"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hideMark/>
          </w:tcPr>
          <w:p w:rsidRPr="001A6861" w:rsidR="0054438C" w:rsidP="00FA5549" w:rsidRDefault="0054438C" w14:paraId="42178576" w14:textId="77777777">
            <w:pPr>
              <w:spacing w:before="120" w:after="120"/>
              <w:jc w:val="both"/>
              <w:rPr>
                <w:rFonts w:ascii="Calibri" w:hAnsi="Calibri" w:cs="Calibri"/>
                <w:lang w:val="en-GB"/>
              </w:rPr>
            </w:pPr>
            <w:r w:rsidRPr="001A6861">
              <w:rPr>
                <w:rFonts w:ascii="Calibri" w:hAnsi="Calibri" w:cs="Calibri"/>
                <w:lang w:val="en-GB"/>
              </w:rPr>
              <w:t>Document Owner</w:t>
            </w:r>
          </w:p>
        </w:tc>
        <w:tc>
          <w:tcPr>
            <w:tcW w:w="6203"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hideMark/>
          </w:tcPr>
          <w:p w:rsidRPr="001A6861" w:rsidR="0054438C" w:rsidP="00FA5549" w:rsidRDefault="0054438C" w14:paraId="1B67E09A" w14:textId="77777777">
            <w:pPr>
              <w:spacing w:before="120" w:after="120"/>
              <w:jc w:val="both"/>
              <w:rPr>
                <w:rFonts w:ascii="Calibri" w:hAnsi="Calibri" w:cs="Calibri"/>
                <w:lang w:val="en-GB"/>
              </w:rPr>
            </w:pPr>
            <w:r w:rsidRPr="001A6861">
              <w:rPr>
                <w:rFonts w:ascii="Calibri" w:hAnsi="Calibri" w:cs="Calibri"/>
                <w:lang w:val="en-GB"/>
              </w:rPr>
              <w:t>Haixia Liang</w:t>
            </w:r>
          </w:p>
        </w:tc>
      </w:tr>
      <w:tr w:rsidRPr="001A6861" w:rsidR="0054438C" w:rsidTr="00FA5549" w14:paraId="33A52449" w14:textId="77777777">
        <w:trPr>
          <w:cantSplit/>
        </w:trPr>
        <w:tc>
          <w:tcPr>
            <w:tcW w:w="2923"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hideMark/>
          </w:tcPr>
          <w:p w:rsidRPr="001A6861" w:rsidR="0054438C" w:rsidP="00FA5549" w:rsidRDefault="0054438C" w14:paraId="1E722AEE" w14:textId="77777777">
            <w:pPr>
              <w:spacing w:before="120" w:after="120"/>
              <w:jc w:val="both"/>
              <w:rPr>
                <w:rFonts w:ascii="Calibri" w:hAnsi="Calibri" w:cs="Calibri"/>
                <w:lang w:val="en-GB"/>
              </w:rPr>
            </w:pPr>
            <w:r w:rsidRPr="001A6861">
              <w:rPr>
                <w:rFonts w:ascii="Calibri" w:hAnsi="Calibri" w:cs="Calibri"/>
                <w:lang w:val="en-GB"/>
              </w:rPr>
              <w:t>Issue Date</w:t>
            </w:r>
          </w:p>
        </w:tc>
        <w:tc>
          <w:tcPr>
            <w:tcW w:w="6203"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hideMark/>
          </w:tcPr>
          <w:p w:rsidRPr="001A6861" w:rsidR="0054438C" w:rsidP="00FA5549" w:rsidRDefault="001A6861" w14:paraId="1CE5B6DE" w14:textId="44580BB7">
            <w:pPr>
              <w:spacing w:before="120" w:after="120"/>
              <w:jc w:val="both"/>
              <w:rPr>
                <w:rFonts w:ascii="Calibri" w:hAnsi="Calibri" w:cs="Calibri"/>
                <w:lang w:val="en-GB"/>
              </w:rPr>
            </w:pPr>
            <w:r>
              <w:rPr>
                <w:rFonts w:ascii="Calibri" w:hAnsi="Calibri" w:cs="Calibri"/>
                <w:lang w:val="en-GB"/>
              </w:rPr>
              <w:t>10</w:t>
            </w:r>
            <w:r w:rsidRPr="001A6861" w:rsidR="0054438C">
              <w:rPr>
                <w:rFonts w:ascii="Calibri" w:hAnsi="Calibri" w:cs="Calibri"/>
                <w:lang w:val="en-GB"/>
              </w:rPr>
              <w:t>/02/2026</w:t>
            </w:r>
          </w:p>
        </w:tc>
      </w:tr>
      <w:tr w:rsidRPr="001A6861" w:rsidR="0054438C" w:rsidTr="00FA5549" w14:paraId="7D66E08B" w14:textId="77777777">
        <w:trPr>
          <w:cantSplit/>
          <w:trHeight w:val="65"/>
        </w:trPr>
        <w:tc>
          <w:tcPr>
            <w:tcW w:w="2923"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hideMark/>
          </w:tcPr>
          <w:p w:rsidRPr="001A6861" w:rsidR="0054438C" w:rsidP="00FA5549" w:rsidRDefault="0054438C" w14:paraId="616DE2DA" w14:textId="77777777">
            <w:pPr>
              <w:spacing w:before="120" w:after="120"/>
              <w:jc w:val="both"/>
              <w:rPr>
                <w:rFonts w:ascii="Calibri" w:hAnsi="Calibri" w:cs="Calibri"/>
                <w:lang w:val="en-GB"/>
              </w:rPr>
            </w:pPr>
            <w:r w:rsidRPr="001A6861">
              <w:rPr>
                <w:rFonts w:ascii="Calibri" w:hAnsi="Calibri" w:cs="Calibri"/>
                <w:lang w:val="en-GB"/>
              </w:rPr>
              <w:t>Last Saved Date</w:t>
            </w:r>
          </w:p>
        </w:tc>
        <w:tc>
          <w:tcPr>
            <w:tcW w:w="6203"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hideMark/>
          </w:tcPr>
          <w:p w:rsidRPr="001A6861" w:rsidR="0054438C" w:rsidP="00FA5549" w:rsidRDefault="009951C0" w14:paraId="4FA4B955" w14:textId="0093B4C3">
            <w:pPr>
              <w:spacing w:before="120" w:after="120"/>
              <w:jc w:val="both"/>
              <w:rPr>
                <w:rFonts w:ascii="Calibri" w:hAnsi="Calibri" w:cs="Calibri"/>
                <w:lang w:val="en-GB"/>
              </w:rPr>
            </w:pPr>
            <w:r>
              <w:rPr>
                <w:rFonts w:ascii="Calibri" w:hAnsi="Calibri" w:cs="Calibri"/>
                <w:lang w:val="en-GB"/>
              </w:rPr>
              <w:t>20</w:t>
            </w:r>
            <w:r w:rsidRPr="001A6861" w:rsidR="0054438C">
              <w:rPr>
                <w:rFonts w:ascii="Calibri" w:hAnsi="Calibri" w:cs="Calibri"/>
                <w:lang w:val="en-GB"/>
              </w:rPr>
              <w:t>/02/2026</w:t>
            </w:r>
          </w:p>
        </w:tc>
      </w:tr>
      <w:tr w:rsidRPr="001A6861" w:rsidR="0054438C" w:rsidTr="00FA5549" w14:paraId="35DE0EA4" w14:textId="77777777">
        <w:trPr>
          <w:cantSplit/>
          <w:trHeight w:val="65"/>
        </w:trPr>
        <w:tc>
          <w:tcPr>
            <w:tcW w:w="2923"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hideMark/>
          </w:tcPr>
          <w:p w:rsidRPr="001A6861" w:rsidR="0054438C" w:rsidP="00FA5549" w:rsidRDefault="0054438C" w14:paraId="6EC13F8F" w14:textId="77777777">
            <w:pPr>
              <w:spacing w:before="120" w:after="120"/>
              <w:jc w:val="both"/>
              <w:rPr>
                <w:rFonts w:ascii="Calibri" w:hAnsi="Calibri" w:cs="Calibri"/>
                <w:lang w:val="en-GB"/>
              </w:rPr>
            </w:pPr>
            <w:r w:rsidRPr="001A6861">
              <w:rPr>
                <w:rFonts w:ascii="Calibri" w:hAnsi="Calibri" w:cs="Calibri"/>
                <w:lang w:val="en-GB"/>
              </w:rPr>
              <w:t>File Name</w:t>
            </w:r>
          </w:p>
        </w:tc>
        <w:tc>
          <w:tcPr>
            <w:tcW w:w="6203"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hideMark/>
          </w:tcPr>
          <w:p w:rsidRPr="001A6861" w:rsidR="0054438C" w:rsidP="00FA5549" w:rsidRDefault="00AC6288" w14:paraId="06B055F3" w14:textId="153F0D50">
            <w:pPr>
              <w:spacing w:before="120" w:after="120"/>
              <w:jc w:val="both"/>
              <w:rPr>
                <w:rFonts w:ascii="Calibri" w:hAnsi="Calibri" w:cs="Calibri"/>
              </w:rPr>
            </w:pPr>
            <w:r>
              <w:rPr>
                <w:rFonts w:ascii="Calibri" w:hAnsi="Calibri" w:cs="Calibri"/>
                <w:lang w:val="en-GB"/>
              </w:rPr>
              <w:t>Thomson Medical TMPL Phase 1 – Functional Specification</w:t>
            </w:r>
          </w:p>
        </w:tc>
      </w:tr>
    </w:tbl>
    <w:p w:rsidRPr="001A6861" w:rsidR="0054438C" w:rsidP="0054438C" w:rsidRDefault="0054438C" w14:paraId="22E4685F" w14:textId="77777777">
      <w:pPr>
        <w:spacing w:before="120" w:after="120"/>
        <w:jc w:val="both"/>
        <w:rPr>
          <w:rFonts w:ascii="Calibri" w:hAnsi="Calibri" w:cs="Calibri"/>
          <w:lang w:val="en-GB"/>
        </w:rPr>
      </w:pPr>
    </w:p>
    <w:p w:rsidRPr="001A6861" w:rsidR="0054438C" w:rsidP="0054438C" w:rsidRDefault="0054438C" w14:paraId="2F84C03B" w14:textId="77777777">
      <w:pPr>
        <w:spacing w:before="120" w:after="120"/>
        <w:jc w:val="both"/>
        <w:rPr>
          <w:rFonts w:ascii="Calibri" w:hAnsi="Calibri" w:cs="Calibri"/>
          <w:b/>
          <w:bCs/>
          <w:lang w:val="en-GB"/>
        </w:rPr>
      </w:pPr>
      <w:bookmarkStart w:name="_Toc7862001" w:id="7"/>
      <w:bookmarkStart w:name="_Toc9128188" w:id="8"/>
      <w:bookmarkStart w:name="_Toc9822973" w:id="9"/>
      <w:bookmarkStart w:name="_Toc11055835" w:id="10"/>
      <w:bookmarkStart w:name="_Toc11120361" w:id="11"/>
      <w:bookmarkStart w:name="_Toc11120787" w:id="12"/>
      <w:bookmarkStart w:name="_Toc57468547" w:id="13"/>
      <w:r w:rsidRPr="001A6861">
        <w:rPr>
          <w:rFonts w:ascii="Calibri" w:hAnsi="Calibri" w:cs="Calibri"/>
          <w:b/>
          <w:bCs/>
          <w:lang w:val="en-GB"/>
        </w:rPr>
        <w:t>Document History</w:t>
      </w:r>
      <w:bookmarkEnd w:id="7"/>
      <w:bookmarkEnd w:id="8"/>
      <w:bookmarkEnd w:id="9"/>
      <w:bookmarkEnd w:id="10"/>
      <w:bookmarkEnd w:id="11"/>
      <w:bookmarkEnd w:id="12"/>
      <w:bookmarkEnd w:id="13"/>
    </w:p>
    <w:tbl>
      <w:tblPr>
        <w:tblW w:w="9000" w:type="dxa"/>
        <w:tblInd w:w="-8" w:type="dxa"/>
        <w:tbl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insideH w:val="single" w:color="808080" w:themeColor="background1" w:themeShade="80" w:sz="6" w:space="0"/>
          <w:insideV w:val="single" w:color="808080" w:themeColor="background1" w:themeShade="80" w:sz="6" w:space="0"/>
        </w:tblBorders>
        <w:tblLayout w:type="fixed"/>
        <w:tblCellMar>
          <w:left w:w="80" w:type="dxa"/>
          <w:right w:w="80" w:type="dxa"/>
        </w:tblCellMar>
        <w:tblLook w:val="04A0" w:firstRow="1" w:lastRow="0" w:firstColumn="1" w:lastColumn="0" w:noHBand="0" w:noVBand="1"/>
      </w:tblPr>
      <w:tblGrid>
        <w:gridCol w:w="1080"/>
        <w:gridCol w:w="1717"/>
        <w:gridCol w:w="6203"/>
      </w:tblGrid>
      <w:tr w:rsidRPr="001A6861" w:rsidR="0054438C" w:rsidTr="7F7DE6AF" w14:paraId="60F1D9D6" w14:textId="77777777">
        <w:trPr>
          <w:cantSplit/>
        </w:trPr>
        <w:tc>
          <w:tcPr>
            <w:tcW w:w="108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000000" w:themeFill="text1"/>
            <w:hideMark/>
          </w:tcPr>
          <w:p w:rsidRPr="001A6861" w:rsidR="0054438C" w:rsidP="00FA5549" w:rsidRDefault="0054438C" w14:paraId="12CF685C" w14:textId="77777777">
            <w:pPr>
              <w:spacing w:before="120" w:after="120"/>
              <w:jc w:val="both"/>
              <w:rPr>
                <w:rFonts w:ascii="Calibri" w:hAnsi="Calibri" w:cs="Calibri"/>
                <w:b/>
                <w:color w:val="FFFFFF" w:themeColor="background1"/>
                <w:lang w:val="en-GB"/>
              </w:rPr>
            </w:pPr>
            <w:r w:rsidRPr="001A6861">
              <w:rPr>
                <w:rFonts w:ascii="Calibri" w:hAnsi="Calibri" w:cs="Calibri"/>
                <w:b/>
                <w:color w:val="FFFFFF" w:themeColor="background1"/>
                <w:lang w:val="en-GB"/>
              </w:rPr>
              <w:t>Version</w:t>
            </w:r>
          </w:p>
        </w:tc>
        <w:tc>
          <w:tcPr>
            <w:tcW w:w="1717"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000000" w:themeFill="text1"/>
            <w:hideMark/>
          </w:tcPr>
          <w:p w:rsidRPr="001A6861" w:rsidR="0054438C" w:rsidP="00FA5549" w:rsidRDefault="0054438C" w14:paraId="39E34B7E" w14:textId="77777777">
            <w:pPr>
              <w:spacing w:before="120" w:after="120"/>
              <w:jc w:val="both"/>
              <w:rPr>
                <w:rFonts w:ascii="Calibri" w:hAnsi="Calibri" w:cs="Calibri"/>
                <w:b/>
                <w:color w:val="FFFFFF" w:themeColor="background1"/>
                <w:lang w:val="en-GB"/>
              </w:rPr>
            </w:pPr>
            <w:r w:rsidRPr="001A6861">
              <w:rPr>
                <w:rFonts w:ascii="Calibri" w:hAnsi="Calibri" w:cs="Calibri"/>
                <w:b/>
                <w:color w:val="FFFFFF" w:themeColor="background1"/>
                <w:lang w:val="en-GB"/>
              </w:rPr>
              <w:t>Issue Date</w:t>
            </w:r>
          </w:p>
        </w:tc>
        <w:tc>
          <w:tcPr>
            <w:tcW w:w="6203"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shd w:val="clear" w:color="auto" w:fill="000000" w:themeFill="text1"/>
            <w:hideMark/>
          </w:tcPr>
          <w:p w:rsidRPr="001A6861" w:rsidR="0054438C" w:rsidP="00FA5549" w:rsidRDefault="0054438C" w14:paraId="5FD3F1D8" w14:textId="77777777">
            <w:pPr>
              <w:spacing w:before="120" w:after="120"/>
              <w:jc w:val="both"/>
              <w:rPr>
                <w:rFonts w:ascii="Calibri" w:hAnsi="Calibri" w:cs="Calibri"/>
                <w:b/>
                <w:color w:val="FFFFFF" w:themeColor="background1"/>
                <w:lang w:val="en-GB"/>
              </w:rPr>
            </w:pPr>
            <w:r w:rsidRPr="001A6861">
              <w:rPr>
                <w:rFonts w:ascii="Calibri" w:hAnsi="Calibri" w:cs="Calibri"/>
                <w:b/>
                <w:color w:val="FFFFFF" w:themeColor="background1"/>
                <w:lang w:val="en-GB"/>
              </w:rPr>
              <w:t>Changes</w:t>
            </w:r>
          </w:p>
        </w:tc>
      </w:tr>
      <w:tr w:rsidRPr="001A6861" w:rsidR="0054438C" w:rsidTr="7F7DE6AF" w14:paraId="5D9FB04C" w14:textId="77777777">
        <w:trPr>
          <w:cantSplit/>
        </w:trPr>
        <w:tc>
          <w:tcPr>
            <w:tcW w:w="108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hideMark/>
          </w:tcPr>
          <w:p w:rsidRPr="001A6861" w:rsidR="0054438C" w:rsidP="00FA5549" w:rsidRDefault="0054438C" w14:paraId="393ED5F0" w14:textId="77777777">
            <w:pPr>
              <w:spacing w:before="120" w:after="120"/>
              <w:jc w:val="both"/>
              <w:rPr>
                <w:rFonts w:ascii="Calibri" w:hAnsi="Calibri" w:cs="Calibri"/>
                <w:lang w:val="en-GB"/>
              </w:rPr>
            </w:pPr>
            <w:r w:rsidRPr="001A6861">
              <w:rPr>
                <w:rFonts w:ascii="Calibri" w:hAnsi="Calibri" w:cs="Calibri"/>
                <w:lang w:val="en-GB"/>
              </w:rPr>
              <w:t>0.01</w:t>
            </w:r>
          </w:p>
        </w:tc>
        <w:tc>
          <w:tcPr>
            <w:tcW w:w="1717"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hideMark/>
          </w:tcPr>
          <w:p w:rsidRPr="001A6861" w:rsidR="0054438C" w:rsidP="00FA5549" w:rsidRDefault="00B429AD" w14:paraId="3AA220F2" w14:textId="779BB555">
            <w:pPr>
              <w:spacing w:before="120" w:after="120"/>
              <w:jc w:val="both"/>
              <w:rPr>
                <w:rFonts w:ascii="Calibri" w:hAnsi="Calibri" w:cs="Calibri"/>
                <w:lang w:val="en-GB"/>
              </w:rPr>
            </w:pPr>
            <w:r>
              <w:rPr>
                <w:rFonts w:ascii="Calibri" w:hAnsi="Calibri" w:cs="Calibri"/>
                <w:lang w:val="en-GB"/>
              </w:rPr>
              <w:t>10</w:t>
            </w:r>
            <w:r w:rsidRPr="001A6861" w:rsidR="0054438C">
              <w:rPr>
                <w:rFonts w:ascii="Calibri" w:hAnsi="Calibri" w:cs="Calibri"/>
                <w:lang w:val="en-GB"/>
              </w:rPr>
              <w:t>/02/2026</w:t>
            </w:r>
          </w:p>
        </w:tc>
        <w:tc>
          <w:tcPr>
            <w:tcW w:w="6203"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hideMark/>
          </w:tcPr>
          <w:p w:rsidRPr="001A6861" w:rsidR="0054438C" w:rsidP="00FA5549" w:rsidRDefault="0054438C" w14:paraId="78D6A5B3" w14:textId="77777777">
            <w:pPr>
              <w:spacing w:before="120" w:after="120"/>
              <w:jc w:val="both"/>
              <w:rPr>
                <w:rFonts w:ascii="Calibri" w:hAnsi="Calibri" w:cs="Calibri"/>
                <w:lang w:val="en-GB"/>
              </w:rPr>
            </w:pPr>
            <w:r w:rsidRPr="001A6861">
              <w:rPr>
                <w:rFonts w:ascii="Calibri" w:hAnsi="Calibri" w:cs="Calibri"/>
                <w:lang w:val="en-GB"/>
              </w:rPr>
              <w:t>Initial Version</w:t>
            </w:r>
          </w:p>
        </w:tc>
      </w:tr>
      <w:tr w:rsidRPr="001A6861" w:rsidR="0054438C" w:rsidTr="7F7DE6AF" w14:paraId="24C3C7EB" w14:textId="77777777">
        <w:trPr>
          <w:cantSplit/>
        </w:trPr>
        <w:tc>
          <w:tcPr>
            <w:tcW w:w="108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tcPr>
          <w:p w:rsidRPr="001A6861" w:rsidR="0054438C" w:rsidP="00FA5549" w:rsidRDefault="009951C0" w14:paraId="523B3F95" w14:textId="4CCAADA3">
            <w:pPr>
              <w:spacing w:before="120" w:after="120"/>
              <w:jc w:val="both"/>
              <w:rPr>
                <w:rFonts w:ascii="Calibri" w:hAnsi="Calibri" w:cs="Calibri"/>
                <w:lang w:val="en-GB"/>
              </w:rPr>
            </w:pPr>
            <w:r>
              <w:rPr>
                <w:rFonts w:ascii="Calibri" w:hAnsi="Calibri" w:cs="Calibri"/>
                <w:lang w:val="en-GB"/>
              </w:rPr>
              <w:t>0.02</w:t>
            </w:r>
          </w:p>
        </w:tc>
        <w:tc>
          <w:tcPr>
            <w:tcW w:w="1717"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tcPr>
          <w:p w:rsidRPr="001A6861" w:rsidR="0054438C" w:rsidP="00FA5549" w:rsidRDefault="009951C0" w14:paraId="46030727" w14:textId="6FC0E021">
            <w:pPr>
              <w:spacing w:before="120" w:after="120"/>
              <w:jc w:val="both"/>
              <w:rPr>
                <w:rFonts w:ascii="Calibri" w:hAnsi="Calibri" w:cs="Calibri"/>
                <w:lang w:val="en-GB"/>
              </w:rPr>
            </w:pPr>
            <w:r>
              <w:rPr>
                <w:rFonts w:ascii="Calibri" w:hAnsi="Calibri" w:cs="Calibri"/>
                <w:lang w:val="en-GB"/>
              </w:rPr>
              <w:t>20/02/2026</w:t>
            </w:r>
          </w:p>
        </w:tc>
        <w:tc>
          <w:tcPr>
            <w:tcW w:w="6203"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tcPr>
          <w:p w:rsidRPr="001A6861" w:rsidR="0054438C" w:rsidP="009951C0" w:rsidRDefault="009951C0" w14:paraId="7D363CB4" w14:textId="3716208C">
            <w:r w:rsidRPr="009951C0">
              <w:rPr>
                <w:rFonts w:ascii="Calibri" w:hAnsi="Calibri" w:cs="Calibri"/>
                <w:color w:val="000000"/>
              </w:rPr>
              <w:t>Problem statement, workaround, estimated mandays per solution updated. New project plan and low-fidelity dashboard design added.</w:t>
            </w:r>
          </w:p>
        </w:tc>
      </w:tr>
      <w:tr w:rsidRPr="001A6861" w:rsidR="000C3149" w:rsidTr="7F7DE6AF" w14:paraId="60382AC8" w14:textId="77777777">
        <w:trPr>
          <w:cantSplit/>
        </w:trPr>
        <w:tc>
          <w:tcPr>
            <w:tcW w:w="108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tcPr>
          <w:p w:rsidR="000C3149" w:rsidP="00FA5549" w:rsidRDefault="000C3149" w14:paraId="2AEA91FE" w14:textId="3E4212D2">
            <w:pPr>
              <w:spacing w:before="120" w:after="120"/>
              <w:jc w:val="both"/>
              <w:rPr>
                <w:rFonts w:ascii="Calibri" w:hAnsi="Calibri" w:cs="Calibri"/>
                <w:lang w:val="en-GB"/>
              </w:rPr>
            </w:pPr>
            <w:r>
              <w:rPr>
                <w:rFonts w:ascii="Calibri" w:hAnsi="Calibri" w:cs="Calibri"/>
                <w:lang w:val="en-GB"/>
              </w:rPr>
              <w:t>0.03</w:t>
            </w:r>
          </w:p>
        </w:tc>
        <w:tc>
          <w:tcPr>
            <w:tcW w:w="1717"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tcPr>
          <w:p w:rsidR="000C3149" w:rsidP="00FA5549" w:rsidRDefault="000C3149" w14:paraId="03EF9398" w14:textId="0DE2C6EC">
            <w:pPr>
              <w:spacing w:before="120" w:after="120"/>
              <w:jc w:val="both"/>
              <w:rPr>
                <w:rFonts w:ascii="Calibri" w:hAnsi="Calibri" w:cs="Calibri"/>
                <w:lang w:val="en-GB"/>
              </w:rPr>
            </w:pPr>
            <w:r>
              <w:rPr>
                <w:rFonts w:ascii="Calibri" w:hAnsi="Calibri" w:cs="Calibri"/>
                <w:lang w:val="en-GB"/>
              </w:rPr>
              <w:t>27/02/2026</w:t>
            </w:r>
          </w:p>
        </w:tc>
        <w:tc>
          <w:tcPr>
            <w:tcW w:w="6203"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tcPr>
          <w:p w:rsidRPr="009951C0" w:rsidR="000C3149" w:rsidP="009951C0" w:rsidRDefault="001E0AAB" w14:paraId="18FDEB4A" w14:textId="4443AC1B">
            <w:pPr>
              <w:rPr>
                <w:rFonts w:ascii="Calibri" w:hAnsi="Calibri" w:cs="Calibri"/>
                <w:color w:val="000000"/>
              </w:rPr>
            </w:pPr>
            <w:r>
              <w:rPr>
                <w:rFonts w:ascii="Calibri" w:hAnsi="Calibri" w:cs="Calibri"/>
                <w:color w:val="000000"/>
              </w:rPr>
              <w:t xml:space="preserve">Elaborated the solution and objectives based on the comments from Kuok given on 23 Feb. </w:t>
            </w:r>
          </w:p>
        </w:tc>
      </w:tr>
      <w:tr w:rsidR="7F7DE6AF" w:rsidTr="7F7DE6AF" w14:paraId="39BC4965" w14:textId="77777777">
        <w:trPr>
          <w:cantSplit/>
          <w:trHeight w:val="300"/>
        </w:trPr>
        <w:tc>
          <w:tcPr>
            <w:tcW w:w="1080"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tcPr>
          <w:p w:rsidR="7F7DE6AF" w:rsidP="7F7DE6AF" w:rsidRDefault="546426B1" w14:paraId="41916156" w14:textId="1FF1D2D5">
            <w:pPr>
              <w:jc w:val="both"/>
              <w:rPr>
                <w:rFonts w:ascii="Calibri" w:hAnsi="Calibri" w:cs="Calibri"/>
                <w:lang w:val="en-GB"/>
              </w:rPr>
            </w:pPr>
            <w:r w:rsidRPr="44DBEC2E">
              <w:rPr>
                <w:rFonts w:ascii="Calibri" w:hAnsi="Calibri" w:cs="Calibri"/>
                <w:lang w:val="en-GB"/>
              </w:rPr>
              <w:t>0.04</w:t>
            </w:r>
          </w:p>
        </w:tc>
        <w:tc>
          <w:tcPr>
            <w:tcW w:w="1717"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tcPr>
          <w:p w:rsidR="7F7DE6AF" w:rsidP="7F7DE6AF" w:rsidRDefault="7F7DE6AF" w14:paraId="502EC1F1" w14:textId="4A411960">
            <w:pPr>
              <w:jc w:val="both"/>
              <w:rPr>
                <w:rFonts w:ascii="Calibri" w:hAnsi="Calibri" w:cs="Calibri"/>
                <w:lang w:val="en-GB"/>
              </w:rPr>
            </w:pPr>
          </w:p>
        </w:tc>
        <w:tc>
          <w:tcPr>
            <w:tcW w:w="6203" w:type="dxa"/>
            <w:tcBorders>
              <w:top w:val="single" w:color="808080" w:themeColor="background1" w:themeShade="80" w:sz="6" w:space="0"/>
              <w:left w:val="single" w:color="808080" w:themeColor="background1" w:themeShade="80" w:sz="6" w:space="0"/>
              <w:bottom w:val="single" w:color="808080" w:themeColor="background1" w:themeShade="80" w:sz="6" w:space="0"/>
              <w:right w:val="single" w:color="808080" w:themeColor="background1" w:themeShade="80" w:sz="6" w:space="0"/>
            </w:tcBorders>
            <w:vAlign w:val="center"/>
          </w:tcPr>
          <w:p w:rsidR="7F7DE6AF" w:rsidP="7F7DE6AF" w:rsidRDefault="7F7DE6AF" w14:paraId="7A766564" w14:textId="0C87F75E">
            <w:pPr>
              <w:rPr>
                <w:rFonts w:ascii="Calibri" w:hAnsi="Calibri" w:cs="Calibri"/>
                <w:color w:val="000000" w:themeColor="text1"/>
              </w:rPr>
            </w:pPr>
          </w:p>
        </w:tc>
      </w:tr>
    </w:tbl>
    <w:p w:rsidRPr="001A6861" w:rsidR="0054438C" w:rsidP="0054438C" w:rsidRDefault="0054438C" w14:paraId="05D94609" w14:textId="77777777">
      <w:pPr>
        <w:rPr>
          <w:rFonts w:ascii="Calibri" w:hAnsi="Calibri" w:cs="Calibri"/>
          <w:b/>
          <w:bCs/>
          <w:lang w:val="en-GB"/>
        </w:rPr>
      </w:pPr>
    </w:p>
    <w:p w:rsidR="00D80C53" w:rsidRDefault="00D80C53" w14:paraId="4E9DB47B" w14:textId="77777777">
      <w:pPr>
        <w:rPr>
          <w:rFonts w:ascii="Calibri" w:hAnsi="Calibri" w:cs="Calibri"/>
          <w:b/>
          <w:bCs/>
          <w:lang w:val="en-GB"/>
        </w:rPr>
      </w:pPr>
      <w:r w:rsidRPr="69A39596">
        <w:rPr>
          <w:rFonts w:ascii="Calibri" w:hAnsi="Calibri" w:cs="Calibri"/>
          <w:b/>
          <w:bCs/>
          <w:lang w:val="en-GB"/>
        </w:rPr>
        <w:br w:type="page"/>
      </w:r>
    </w:p>
    <w:p w:rsidRPr="001A6861" w:rsidR="001A6861" w:rsidP="001A6861" w:rsidRDefault="001A6861" w14:paraId="1B005C99" w14:textId="0844B343">
      <w:pPr>
        <w:spacing w:before="120" w:after="120"/>
        <w:jc w:val="both"/>
        <w:rPr>
          <w:rFonts w:ascii="Calibri" w:hAnsi="Calibri" w:cs="Calibri"/>
          <w:b/>
          <w:bCs/>
          <w:lang w:val="en-GB"/>
        </w:rPr>
      </w:pPr>
      <w:r w:rsidRPr="001A6861">
        <w:rPr>
          <w:rFonts w:ascii="Calibri" w:hAnsi="Calibri" w:cs="Calibri"/>
          <w:b/>
          <w:bCs/>
          <w:lang w:val="en-GB"/>
        </w:rPr>
        <w:t>Document Approvals</w:t>
      </w:r>
    </w:p>
    <w:tbl>
      <w:tblPr>
        <w:tblW w:w="9150" w:type="dxa"/>
        <w:tblInd w:w="-8"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left w:w="80" w:type="dxa"/>
          <w:right w:w="80" w:type="dxa"/>
        </w:tblCellMar>
        <w:tblLook w:val="04A0" w:firstRow="1" w:lastRow="0" w:firstColumn="1" w:lastColumn="0" w:noHBand="0" w:noVBand="1"/>
      </w:tblPr>
      <w:tblGrid>
        <w:gridCol w:w="2835"/>
        <w:gridCol w:w="1883"/>
        <w:gridCol w:w="2700"/>
        <w:gridCol w:w="1732"/>
      </w:tblGrid>
      <w:tr w:rsidRPr="001A6861" w:rsidR="001A6861" w:rsidTr="00FA5549" w14:paraId="23FA31C1" w14:textId="77777777">
        <w:trPr>
          <w:cantSplit/>
        </w:trPr>
        <w:tc>
          <w:tcPr>
            <w:tcW w:w="2835" w:type="dxa"/>
            <w:tcBorders>
              <w:top w:val="single" w:color="808080" w:sz="6" w:space="0"/>
              <w:left w:val="single" w:color="808080" w:sz="6" w:space="0"/>
              <w:bottom w:val="single" w:color="808080" w:sz="6" w:space="0"/>
              <w:right w:val="single" w:color="808080" w:sz="6" w:space="0"/>
            </w:tcBorders>
            <w:shd w:val="clear" w:color="auto" w:fill="000000" w:themeFill="text1"/>
            <w:hideMark/>
          </w:tcPr>
          <w:p w:rsidRPr="001A6861" w:rsidR="001A6861" w:rsidP="00FA5549" w:rsidRDefault="001A6861" w14:paraId="77ED0962" w14:textId="77777777">
            <w:pPr>
              <w:spacing w:before="120" w:after="120"/>
              <w:jc w:val="both"/>
              <w:rPr>
                <w:rFonts w:ascii="Calibri" w:hAnsi="Calibri" w:cs="Calibri"/>
                <w:b/>
                <w:color w:val="FFFFFF" w:themeColor="background1"/>
                <w:lang w:val="en-GB"/>
              </w:rPr>
            </w:pPr>
            <w:r w:rsidRPr="001A6861">
              <w:rPr>
                <w:rFonts w:ascii="Calibri" w:hAnsi="Calibri" w:cs="Calibri"/>
                <w:b/>
                <w:color w:val="FFFFFF" w:themeColor="background1"/>
                <w:lang w:val="en-GB"/>
              </w:rPr>
              <w:t>Role</w:t>
            </w:r>
          </w:p>
        </w:tc>
        <w:tc>
          <w:tcPr>
            <w:tcW w:w="1883" w:type="dxa"/>
            <w:tcBorders>
              <w:top w:val="single" w:color="808080" w:sz="6" w:space="0"/>
              <w:left w:val="single" w:color="808080" w:sz="6" w:space="0"/>
              <w:bottom w:val="single" w:color="808080" w:sz="6" w:space="0"/>
              <w:right w:val="single" w:color="808080" w:sz="6" w:space="0"/>
            </w:tcBorders>
            <w:shd w:val="clear" w:color="auto" w:fill="000000" w:themeFill="text1"/>
            <w:hideMark/>
          </w:tcPr>
          <w:p w:rsidRPr="001A6861" w:rsidR="001A6861" w:rsidP="00FA5549" w:rsidRDefault="001A6861" w14:paraId="5B8DF075" w14:textId="77777777">
            <w:pPr>
              <w:spacing w:before="120" w:after="120"/>
              <w:jc w:val="both"/>
              <w:rPr>
                <w:rFonts w:ascii="Calibri" w:hAnsi="Calibri" w:cs="Calibri"/>
                <w:b/>
                <w:color w:val="FFFFFF" w:themeColor="background1"/>
                <w:lang w:val="en-GB"/>
              </w:rPr>
            </w:pPr>
            <w:r w:rsidRPr="001A6861">
              <w:rPr>
                <w:rFonts w:ascii="Calibri" w:hAnsi="Calibri" w:cs="Calibri"/>
                <w:b/>
                <w:color w:val="FFFFFF" w:themeColor="background1"/>
                <w:lang w:val="en-GB"/>
              </w:rPr>
              <w:t>Name</w:t>
            </w:r>
          </w:p>
        </w:tc>
        <w:tc>
          <w:tcPr>
            <w:tcW w:w="2700" w:type="dxa"/>
            <w:tcBorders>
              <w:top w:val="single" w:color="808080" w:sz="6" w:space="0"/>
              <w:left w:val="single" w:color="808080" w:sz="6" w:space="0"/>
              <w:bottom w:val="single" w:color="808080" w:sz="6" w:space="0"/>
              <w:right w:val="single" w:color="808080" w:sz="6" w:space="0"/>
            </w:tcBorders>
            <w:shd w:val="clear" w:color="auto" w:fill="000000" w:themeFill="text1"/>
            <w:hideMark/>
          </w:tcPr>
          <w:p w:rsidRPr="001A6861" w:rsidR="001A6861" w:rsidP="00FA5549" w:rsidRDefault="001A6861" w14:paraId="6F4E9C15" w14:textId="77777777">
            <w:pPr>
              <w:spacing w:before="120" w:after="120"/>
              <w:jc w:val="both"/>
              <w:rPr>
                <w:rFonts w:ascii="Calibri" w:hAnsi="Calibri" w:cs="Calibri"/>
                <w:b/>
                <w:color w:val="FFFFFF" w:themeColor="background1"/>
                <w:lang w:val="en-GB"/>
              </w:rPr>
            </w:pPr>
            <w:r w:rsidRPr="001A6861">
              <w:rPr>
                <w:rFonts w:ascii="Calibri" w:hAnsi="Calibri" w:cs="Calibri"/>
                <w:b/>
                <w:color w:val="FFFFFF" w:themeColor="background1"/>
                <w:lang w:val="en-GB"/>
              </w:rPr>
              <w:t>Signature</w:t>
            </w:r>
          </w:p>
        </w:tc>
        <w:tc>
          <w:tcPr>
            <w:tcW w:w="1732" w:type="dxa"/>
            <w:tcBorders>
              <w:top w:val="single" w:color="808080" w:sz="6" w:space="0"/>
              <w:left w:val="single" w:color="808080" w:sz="6" w:space="0"/>
              <w:bottom w:val="single" w:color="808080" w:sz="6" w:space="0"/>
              <w:right w:val="single" w:color="808080" w:sz="6" w:space="0"/>
            </w:tcBorders>
            <w:shd w:val="clear" w:color="auto" w:fill="000000" w:themeFill="text1"/>
            <w:hideMark/>
          </w:tcPr>
          <w:p w:rsidRPr="001A6861" w:rsidR="001A6861" w:rsidP="00FA5549" w:rsidRDefault="001A6861" w14:paraId="35C6BAD4" w14:textId="77777777">
            <w:pPr>
              <w:spacing w:before="120" w:after="120"/>
              <w:jc w:val="both"/>
              <w:rPr>
                <w:rFonts w:ascii="Calibri" w:hAnsi="Calibri" w:cs="Calibri"/>
                <w:b/>
                <w:color w:val="FFFFFF" w:themeColor="background1"/>
                <w:lang w:val="en-GB"/>
              </w:rPr>
            </w:pPr>
            <w:r w:rsidRPr="001A6861">
              <w:rPr>
                <w:rFonts w:ascii="Calibri" w:hAnsi="Calibri" w:cs="Calibri"/>
                <w:b/>
                <w:color w:val="FFFFFF" w:themeColor="background1"/>
                <w:lang w:val="en-GB"/>
              </w:rPr>
              <w:t>Date</w:t>
            </w:r>
          </w:p>
        </w:tc>
      </w:tr>
      <w:tr w:rsidRPr="001A6861" w:rsidR="001A6861" w:rsidTr="00FA5549" w14:paraId="21B3BF7D" w14:textId="77777777">
        <w:trPr>
          <w:cantSplit/>
          <w:trHeight w:val="705"/>
        </w:trPr>
        <w:tc>
          <w:tcPr>
            <w:tcW w:w="2835" w:type="dxa"/>
            <w:tcBorders>
              <w:left w:val="single" w:color="808080" w:sz="6" w:space="0"/>
              <w:bottom w:val="single" w:color="808080" w:sz="6" w:space="0"/>
              <w:right w:val="single" w:color="808080" w:sz="6" w:space="0"/>
            </w:tcBorders>
          </w:tcPr>
          <w:p w:rsidRPr="001A6861" w:rsidR="001A6861" w:rsidP="00FA5549" w:rsidRDefault="001A6861" w14:paraId="505391AE" w14:textId="77777777">
            <w:pPr>
              <w:spacing w:before="120" w:after="120"/>
              <w:rPr>
                <w:rFonts w:ascii="Calibri" w:hAnsi="Calibri" w:cs="Calibri"/>
                <w:lang w:val="en-GB"/>
              </w:rPr>
            </w:pPr>
            <w:r w:rsidRPr="001A6861">
              <w:rPr>
                <w:rFonts w:ascii="Calibri" w:hAnsi="Calibri" w:cs="Calibri"/>
                <w:lang w:val="en-GB"/>
              </w:rPr>
              <w:t>Project Directors</w:t>
            </w:r>
          </w:p>
          <w:p w:rsidRPr="001A6861" w:rsidR="001A6861" w:rsidP="00FA5549" w:rsidRDefault="00B429AD" w14:paraId="31088E83" w14:textId="7DBB4954">
            <w:pPr>
              <w:spacing w:before="120" w:after="120"/>
              <w:rPr>
                <w:rFonts w:ascii="Calibri" w:hAnsi="Calibri" w:cs="Calibri"/>
                <w:lang w:val="en-GB"/>
              </w:rPr>
            </w:pPr>
            <w:r>
              <w:rPr>
                <w:rFonts w:ascii="Calibri" w:hAnsi="Calibri" w:cs="Calibri"/>
                <w:lang w:val="en-GB"/>
              </w:rPr>
              <w:t>Deeeplabs Pte Ltd</w:t>
            </w:r>
          </w:p>
        </w:tc>
        <w:tc>
          <w:tcPr>
            <w:tcW w:w="1883" w:type="dxa"/>
            <w:tcBorders>
              <w:top w:val="single" w:color="808080" w:sz="6" w:space="0"/>
              <w:left w:val="single" w:color="808080" w:sz="6" w:space="0"/>
              <w:bottom w:val="single" w:color="808080" w:sz="6" w:space="0"/>
              <w:right w:val="single" w:color="808080" w:sz="6" w:space="0"/>
            </w:tcBorders>
            <w:vAlign w:val="center"/>
          </w:tcPr>
          <w:p w:rsidRPr="001A6861" w:rsidR="001A6861" w:rsidP="00FA5549" w:rsidRDefault="001A6861" w14:paraId="30500A50" w14:textId="77777777">
            <w:pPr>
              <w:spacing w:before="120" w:after="120"/>
              <w:jc w:val="both"/>
              <w:rPr>
                <w:rFonts w:ascii="Calibri" w:hAnsi="Calibri" w:cs="Calibri"/>
                <w:lang w:val="en-GB"/>
              </w:rPr>
            </w:pPr>
            <w:r w:rsidRPr="001A6861">
              <w:rPr>
                <w:rFonts w:ascii="Calibri" w:hAnsi="Calibri" w:cs="Calibri"/>
                <w:lang w:val="en-GB"/>
              </w:rPr>
              <w:t>Dex Lim</w:t>
            </w:r>
          </w:p>
        </w:tc>
        <w:tc>
          <w:tcPr>
            <w:tcW w:w="2700" w:type="dxa"/>
            <w:tcBorders>
              <w:top w:val="single" w:color="808080" w:sz="6" w:space="0"/>
              <w:left w:val="single" w:color="808080" w:sz="6" w:space="0"/>
              <w:bottom w:val="single" w:color="808080" w:sz="6" w:space="0"/>
              <w:right w:val="single" w:color="808080" w:sz="6" w:space="0"/>
            </w:tcBorders>
            <w:vAlign w:val="center"/>
          </w:tcPr>
          <w:p w:rsidRPr="001A6861" w:rsidR="001A6861" w:rsidP="00FA5549" w:rsidRDefault="001A6861" w14:paraId="09A866EC" w14:textId="77777777">
            <w:pPr>
              <w:spacing w:before="120" w:after="120"/>
              <w:jc w:val="both"/>
              <w:rPr>
                <w:rFonts w:ascii="Calibri" w:hAnsi="Calibri" w:cs="Calibri"/>
                <w:lang w:val="en-GB"/>
              </w:rPr>
            </w:pPr>
          </w:p>
        </w:tc>
        <w:tc>
          <w:tcPr>
            <w:tcW w:w="1732" w:type="dxa"/>
            <w:tcBorders>
              <w:top w:val="single" w:color="808080" w:sz="6" w:space="0"/>
              <w:left w:val="single" w:color="808080" w:sz="6" w:space="0"/>
              <w:bottom w:val="single" w:color="808080" w:sz="6" w:space="0"/>
              <w:right w:val="single" w:color="808080" w:sz="6" w:space="0"/>
            </w:tcBorders>
            <w:vAlign w:val="center"/>
          </w:tcPr>
          <w:p w:rsidRPr="001A6861" w:rsidR="001A6861" w:rsidP="00FA5549" w:rsidRDefault="001A6861" w14:paraId="1C8126A1" w14:textId="77777777">
            <w:pPr>
              <w:spacing w:before="120" w:after="120"/>
              <w:jc w:val="both"/>
              <w:rPr>
                <w:rFonts w:ascii="Calibri" w:hAnsi="Calibri" w:cs="Calibri"/>
                <w:lang w:val="en-GB"/>
              </w:rPr>
            </w:pPr>
          </w:p>
        </w:tc>
      </w:tr>
      <w:tr w:rsidRPr="001A6861" w:rsidR="001A6861" w:rsidTr="00FA5549" w14:paraId="513C2618" w14:textId="77777777">
        <w:trPr>
          <w:cantSplit/>
        </w:trPr>
        <w:tc>
          <w:tcPr>
            <w:tcW w:w="2835" w:type="dxa"/>
            <w:tcBorders>
              <w:top w:val="single" w:color="808080" w:sz="6" w:space="0"/>
              <w:left w:val="single" w:color="808080" w:sz="6" w:space="0"/>
              <w:bottom w:val="single" w:color="808080" w:sz="6" w:space="0"/>
              <w:right w:val="single" w:color="808080" w:sz="6" w:space="0"/>
            </w:tcBorders>
          </w:tcPr>
          <w:p w:rsidR="001A6861" w:rsidP="00FA5549" w:rsidRDefault="00B429AD" w14:paraId="44461BBA" w14:textId="77777777">
            <w:pPr>
              <w:spacing w:before="120" w:after="120"/>
              <w:rPr>
                <w:rFonts w:ascii="Calibri" w:hAnsi="Calibri" w:cs="Calibri"/>
                <w:lang w:val="en-GB"/>
              </w:rPr>
            </w:pPr>
            <w:r>
              <w:rPr>
                <w:rFonts w:ascii="Calibri" w:hAnsi="Calibri" w:cs="Calibri"/>
                <w:lang w:val="en-GB"/>
              </w:rPr>
              <w:t xml:space="preserve">Project Manager </w:t>
            </w:r>
          </w:p>
          <w:p w:rsidRPr="001A6861" w:rsidR="00B429AD" w:rsidP="00FA5549" w:rsidRDefault="00B429AD" w14:paraId="4D1A0BBA" w14:textId="7EC9168F">
            <w:pPr>
              <w:spacing w:before="120" w:after="120"/>
              <w:rPr>
                <w:rFonts w:ascii="Calibri" w:hAnsi="Calibri" w:cs="Calibri"/>
                <w:lang w:val="en-GB"/>
              </w:rPr>
            </w:pPr>
            <w:r>
              <w:rPr>
                <w:rFonts w:ascii="Calibri" w:hAnsi="Calibri" w:cs="Calibri"/>
                <w:lang w:val="en-GB"/>
              </w:rPr>
              <w:t>Deeeplabs Pte Ltd</w:t>
            </w:r>
          </w:p>
        </w:tc>
        <w:tc>
          <w:tcPr>
            <w:tcW w:w="1883" w:type="dxa"/>
            <w:tcBorders>
              <w:top w:val="single" w:color="808080" w:sz="6" w:space="0"/>
              <w:left w:val="single" w:color="808080" w:sz="6" w:space="0"/>
              <w:bottom w:val="single" w:color="808080" w:sz="6" w:space="0"/>
              <w:right w:val="single" w:color="808080" w:sz="6" w:space="0"/>
            </w:tcBorders>
            <w:vAlign w:val="center"/>
          </w:tcPr>
          <w:p w:rsidRPr="001A6861" w:rsidR="001A6861" w:rsidP="00FA5549" w:rsidRDefault="00B429AD" w14:paraId="7B40CD50" w14:textId="5AB85058">
            <w:pPr>
              <w:spacing w:before="120" w:after="120"/>
              <w:jc w:val="both"/>
              <w:rPr>
                <w:rFonts w:ascii="Calibri" w:hAnsi="Calibri" w:cs="Calibri"/>
                <w:lang w:val="en-GB"/>
              </w:rPr>
            </w:pPr>
            <w:r>
              <w:rPr>
                <w:rFonts w:ascii="Calibri" w:hAnsi="Calibri" w:cs="Calibri"/>
                <w:lang w:val="en-GB"/>
              </w:rPr>
              <w:t>Hadi</w:t>
            </w:r>
            <w:r w:rsidR="00642E4E">
              <w:rPr>
                <w:rFonts w:ascii="Calibri" w:hAnsi="Calibri" w:cs="Calibri"/>
                <w:lang w:val="en-GB"/>
              </w:rPr>
              <w:t xml:space="preserve"> Perdana</w:t>
            </w:r>
          </w:p>
        </w:tc>
        <w:tc>
          <w:tcPr>
            <w:tcW w:w="2700" w:type="dxa"/>
            <w:tcBorders>
              <w:top w:val="single" w:color="808080" w:sz="6" w:space="0"/>
              <w:left w:val="single" w:color="808080" w:sz="6" w:space="0"/>
              <w:bottom w:val="single" w:color="808080" w:sz="6" w:space="0"/>
              <w:right w:val="single" w:color="808080" w:sz="6" w:space="0"/>
            </w:tcBorders>
            <w:vAlign w:val="center"/>
          </w:tcPr>
          <w:p w:rsidRPr="001A6861" w:rsidR="001A6861" w:rsidP="00FA5549" w:rsidRDefault="001A6861" w14:paraId="001161BD" w14:textId="77777777">
            <w:pPr>
              <w:spacing w:before="120" w:after="120"/>
              <w:jc w:val="both"/>
              <w:rPr>
                <w:rFonts w:ascii="Calibri" w:hAnsi="Calibri" w:cs="Calibri"/>
                <w:lang w:val="en-GB"/>
              </w:rPr>
            </w:pPr>
          </w:p>
        </w:tc>
        <w:tc>
          <w:tcPr>
            <w:tcW w:w="1732" w:type="dxa"/>
            <w:tcBorders>
              <w:top w:val="single" w:color="808080" w:sz="6" w:space="0"/>
              <w:left w:val="single" w:color="808080" w:sz="6" w:space="0"/>
              <w:bottom w:val="single" w:color="808080" w:sz="6" w:space="0"/>
              <w:right w:val="single" w:color="808080" w:sz="6" w:space="0"/>
            </w:tcBorders>
            <w:vAlign w:val="center"/>
          </w:tcPr>
          <w:p w:rsidRPr="001A6861" w:rsidR="001A6861" w:rsidP="00FA5549" w:rsidRDefault="001A6861" w14:paraId="35DF43E3" w14:textId="77777777">
            <w:pPr>
              <w:spacing w:before="120" w:after="120"/>
              <w:jc w:val="both"/>
              <w:rPr>
                <w:rFonts w:ascii="Calibri" w:hAnsi="Calibri" w:cs="Calibri"/>
                <w:lang w:val="en-GB"/>
              </w:rPr>
            </w:pPr>
          </w:p>
        </w:tc>
      </w:tr>
      <w:tr w:rsidRPr="001A6861" w:rsidR="001A6861" w:rsidTr="00FA5549" w14:paraId="2D0F385F" w14:textId="77777777">
        <w:trPr>
          <w:cantSplit/>
        </w:trPr>
        <w:tc>
          <w:tcPr>
            <w:tcW w:w="2835" w:type="dxa"/>
            <w:tcBorders>
              <w:top w:val="single" w:color="808080" w:sz="6" w:space="0"/>
              <w:left w:val="single" w:color="808080" w:sz="6" w:space="0"/>
              <w:bottom w:val="single" w:color="808080" w:sz="6" w:space="0"/>
              <w:right w:val="single" w:color="808080" w:sz="6" w:space="0"/>
            </w:tcBorders>
          </w:tcPr>
          <w:p w:rsidR="001A6861" w:rsidP="00FA5549" w:rsidRDefault="00B429AD" w14:paraId="048A3339" w14:textId="77777777">
            <w:pPr>
              <w:spacing w:before="120" w:after="120"/>
              <w:rPr>
                <w:rFonts w:ascii="Calibri" w:hAnsi="Calibri" w:cs="Calibri"/>
                <w:lang w:val="en-GB"/>
              </w:rPr>
            </w:pPr>
            <w:r>
              <w:rPr>
                <w:rFonts w:ascii="Calibri" w:hAnsi="Calibri" w:cs="Calibri"/>
                <w:lang w:val="en-GB"/>
              </w:rPr>
              <w:t>Business Analyst</w:t>
            </w:r>
          </w:p>
          <w:p w:rsidRPr="001A6861" w:rsidR="00B429AD" w:rsidP="00FA5549" w:rsidRDefault="00B429AD" w14:paraId="6CDC2DC6" w14:textId="337E345B">
            <w:pPr>
              <w:spacing w:before="120" w:after="120"/>
              <w:rPr>
                <w:rFonts w:ascii="Calibri" w:hAnsi="Calibri" w:cs="Calibri"/>
                <w:lang w:val="en-GB"/>
              </w:rPr>
            </w:pPr>
            <w:r>
              <w:rPr>
                <w:rFonts w:ascii="Calibri" w:hAnsi="Calibri" w:cs="Calibri"/>
                <w:lang w:val="en-GB"/>
              </w:rPr>
              <w:t>Deeeplabs Pte Ltd</w:t>
            </w:r>
          </w:p>
        </w:tc>
        <w:tc>
          <w:tcPr>
            <w:tcW w:w="1883" w:type="dxa"/>
            <w:tcBorders>
              <w:top w:val="single" w:color="808080" w:sz="6" w:space="0"/>
              <w:left w:val="single" w:color="808080" w:sz="6" w:space="0"/>
              <w:bottom w:val="single" w:color="808080" w:sz="6" w:space="0"/>
              <w:right w:val="single" w:color="808080" w:sz="6" w:space="0"/>
            </w:tcBorders>
            <w:vAlign w:val="center"/>
          </w:tcPr>
          <w:p w:rsidRPr="001A6861" w:rsidR="001A6861" w:rsidP="00FA5549" w:rsidRDefault="00B429AD" w14:paraId="55D4E510" w14:textId="4C84749A">
            <w:pPr>
              <w:spacing w:before="120" w:after="120"/>
              <w:jc w:val="both"/>
              <w:rPr>
                <w:rFonts w:ascii="Calibri" w:hAnsi="Calibri" w:cs="Calibri"/>
                <w:lang w:val="en-GB"/>
              </w:rPr>
            </w:pPr>
            <w:r>
              <w:rPr>
                <w:rFonts w:ascii="Calibri" w:hAnsi="Calibri" w:cs="Calibri"/>
                <w:lang w:val="en-GB"/>
              </w:rPr>
              <w:t>Haixia Liang</w:t>
            </w:r>
          </w:p>
        </w:tc>
        <w:tc>
          <w:tcPr>
            <w:tcW w:w="2700" w:type="dxa"/>
            <w:tcBorders>
              <w:top w:val="single" w:color="808080" w:sz="6" w:space="0"/>
              <w:left w:val="single" w:color="808080" w:sz="6" w:space="0"/>
              <w:bottom w:val="single" w:color="808080" w:sz="6" w:space="0"/>
              <w:right w:val="single" w:color="808080" w:sz="6" w:space="0"/>
            </w:tcBorders>
            <w:vAlign w:val="center"/>
          </w:tcPr>
          <w:p w:rsidRPr="001A6861" w:rsidR="001A6861" w:rsidP="00FA5549" w:rsidRDefault="001A6861" w14:paraId="63647273" w14:textId="77777777">
            <w:pPr>
              <w:spacing w:before="120" w:after="120"/>
              <w:jc w:val="both"/>
              <w:rPr>
                <w:rFonts w:ascii="Calibri" w:hAnsi="Calibri" w:cs="Calibri"/>
                <w:lang w:val="en-GB"/>
              </w:rPr>
            </w:pPr>
          </w:p>
        </w:tc>
        <w:tc>
          <w:tcPr>
            <w:tcW w:w="1732" w:type="dxa"/>
            <w:tcBorders>
              <w:top w:val="single" w:color="808080" w:sz="6" w:space="0"/>
              <w:left w:val="single" w:color="808080" w:sz="6" w:space="0"/>
              <w:bottom w:val="single" w:color="808080" w:sz="6" w:space="0"/>
              <w:right w:val="single" w:color="808080" w:sz="6" w:space="0"/>
            </w:tcBorders>
            <w:vAlign w:val="center"/>
          </w:tcPr>
          <w:p w:rsidRPr="001A6861" w:rsidR="001A6861" w:rsidP="00FA5549" w:rsidRDefault="001A6861" w14:paraId="1F87853D" w14:textId="77777777">
            <w:pPr>
              <w:spacing w:before="120" w:after="120"/>
              <w:jc w:val="both"/>
              <w:rPr>
                <w:rFonts w:ascii="Calibri" w:hAnsi="Calibri" w:cs="Calibri"/>
                <w:lang w:val="en-GB"/>
              </w:rPr>
            </w:pPr>
          </w:p>
        </w:tc>
      </w:tr>
      <w:tr w:rsidRPr="001A6861" w:rsidR="001A6861" w:rsidTr="00FA5549" w14:paraId="5B071099" w14:textId="77777777">
        <w:trPr>
          <w:cantSplit/>
        </w:trPr>
        <w:tc>
          <w:tcPr>
            <w:tcW w:w="2835" w:type="dxa"/>
            <w:tcBorders>
              <w:top w:val="single" w:color="808080" w:sz="6" w:space="0"/>
              <w:left w:val="single" w:color="808080" w:sz="6" w:space="0"/>
              <w:bottom w:val="single" w:color="808080" w:sz="6" w:space="0"/>
              <w:right w:val="single" w:color="808080" w:sz="6" w:space="0"/>
            </w:tcBorders>
          </w:tcPr>
          <w:p w:rsidR="001A6861" w:rsidP="00FA5549" w:rsidRDefault="00D01416" w14:paraId="2AB50C5F" w14:textId="77777777">
            <w:pPr>
              <w:spacing w:before="120" w:after="120"/>
              <w:rPr>
                <w:rFonts w:ascii="Calibri" w:hAnsi="Calibri" w:cs="Calibri"/>
                <w:lang w:val="en-GB"/>
              </w:rPr>
            </w:pPr>
            <w:r>
              <w:rPr>
                <w:rFonts w:ascii="Calibri" w:hAnsi="Calibri" w:cs="Calibri"/>
                <w:lang w:val="en-GB"/>
              </w:rPr>
              <w:t>Business Analyst</w:t>
            </w:r>
          </w:p>
          <w:p w:rsidRPr="001A6861" w:rsidR="00D01416" w:rsidP="00FA5549" w:rsidRDefault="00D01416" w14:paraId="5E1BA8E4" w14:textId="20BB2CE6">
            <w:pPr>
              <w:spacing w:before="120" w:after="120"/>
              <w:rPr>
                <w:rFonts w:ascii="Calibri" w:hAnsi="Calibri" w:cs="Calibri"/>
                <w:lang w:val="en-GB"/>
              </w:rPr>
            </w:pPr>
            <w:r>
              <w:rPr>
                <w:rFonts w:ascii="Calibri" w:hAnsi="Calibri" w:cs="Calibri"/>
                <w:lang w:val="en-GB"/>
              </w:rPr>
              <w:t>Thomson Medical Group</w:t>
            </w:r>
          </w:p>
        </w:tc>
        <w:tc>
          <w:tcPr>
            <w:tcW w:w="1883" w:type="dxa"/>
            <w:tcBorders>
              <w:top w:val="single" w:color="808080" w:sz="6" w:space="0"/>
              <w:left w:val="single" w:color="808080" w:sz="6" w:space="0"/>
              <w:bottom w:val="single" w:color="808080" w:sz="6" w:space="0"/>
              <w:right w:val="single" w:color="808080" w:sz="6" w:space="0"/>
            </w:tcBorders>
            <w:vAlign w:val="center"/>
          </w:tcPr>
          <w:p w:rsidRPr="001A6861" w:rsidR="001A6861" w:rsidP="00FA5549" w:rsidRDefault="00D01416" w14:paraId="662B295D" w14:textId="1F11D8BA">
            <w:pPr>
              <w:spacing w:before="120" w:after="120"/>
              <w:jc w:val="both"/>
              <w:rPr>
                <w:rFonts w:ascii="Calibri" w:hAnsi="Calibri" w:cs="Calibri"/>
                <w:lang w:val="en-GB"/>
              </w:rPr>
            </w:pPr>
            <w:r>
              <w:rPr>
                <w:rFonts w:ascii="Calibri" w:hAnsi="Calibri" w:cs="Calibri"/>
                <w:lang w:val="en-GB"/>
              </w:rPr>
              <w:t>Kuok Kim Chern</w:t>
            </w:r>
          </w:p>
        </w:tc>
        <w:tc>
          <w:tcPr>
            <w:tcW w:w="2700" w:type="dxa"/>
            <w:tcBorders>
              <w:top w:val="single" w:color="808080" w:sz="6" w:space="0"/>
              <w:left w:val="single" w:color="808080" w:sz="6" w:space="0"/>
              <w:bottom w:val="single" w:color="808080" w:sz="6" w:space="0"/>
              <w:right w:val="single" w:color="808080" w:sz="6" w:space="0"/>
            </w:tcBorders>
            <w:vAlign w:val="center"/>
          </w:tcPr>
          <w:p w:rsidRPr="001A6861" w:rsidR="001A6861" w:rsidP="00FA5549" w:rsidRDefault="001A6861" w14:paraId="20DEBC43" w14:textId="77777777">
            <w:pPr>
              <w:spacing w:before="120" w:after="120"/>
              <w:jc w:val="both"/>
              <w:rPr>
                <w:rFonts w:ascii="Calibri" w:hAnsi="Calibri" w:cs="Calibri"/>
                <w:lang w:val="en-GB"/>
              </w:rPr>
            </w:pPr>
          </w:p>
        </w:tc>
        <w:tc>
          <w:tcPr>
            <w:tcW w:w="1732" w:type="dxa"/>
            <w:tcBorders>
              <w:top w:val="single" w:color="808080" w:sz="6" w:space="0"/>
              <w:left w:val="single" w:color="808080" w:sz="6" w:space="0"/>
              <w:bottom w:val="single" w:color="808080" w:sz="6" w:space="0"/>
              <w:right w:val="single" w:color="808080" w:sz="6" w:space="0"/>
            </w:tcBorders>
            <w:vAlign w:val="center"/>
          </w:tcPr>
          <w:p w:rsidRPr="001A6861" w:rsidR="001A6861" w:rsidP="00FA5549" w:rsidRDefault="001A6861" w14:paraId="1BE92A43" w14:textId="77777777">
            <w:pPr>
              <w:spacing w:before="120" w:after="120"/>
              <w:jc w:val="both"/>
              <w:rPr>
                <w:rFonts w:ascii="Calibri" w:hAnsi="Calibri" w:cs="Calibri"/>
                <w:lang w:val="en-GB"/>
              </w:rPr>
            </w:pPr>
          </w:p>
        </w:tc>
      </w:tr>
    </w:tbl>
    <w:p w:rsidRPr="001A6861" w:rsidR="00832EB3" w:rsidRDefault="00832EB3" w14:paraId="48814A8C" w14:textId="7B607B91">
      <w:pPr>
        <w:rPr>
          <w:rFonts w:ascii="Calibri" w:hAnsi="Calibri" w:cs="Calibri"/>
        </w:rPr>
      </w:pPr>
      <w:r w:rsidRPr="69A39596">
        <w:rPr>
          <w:rFonts w:ascii="Calibri" w:hAnsi="Calibri" w:cs="Calibri"/>
        </w:rPr>
        <w:br w:type="page"/>
      </w:r>
    </w:p>
    <w:sdt>
      <w:sdtPr>
        <w:id w:val="513225706"/>
        <w:docPartObj>
          <w:docPartGallery w:val="Table of Contents"/>
          <w:docPartUnique/>
        </w:docPartObj>
        <w:rPr>
          <w:rFonts w:ascii="Aptos" w:hAnsi="Aptos" w:eastAsia="等线" w:cs="Arial" w:asciiTheme="minorAscii" w:hAnsiTheme="minorAscii" w:eastAsiaTheme="minorEastAsia" w:cstheme="minorBidi"/>
          <w:color w:val="auto"/>
          <w:kern w:val="2"/>
          <w:sz w:val="24"/>
          <w:szCs w:val="24"/>
          <w:lang w:val="en-SG" w:eastAsia="zh-CN"/>
          <w14:ligatures w14:val="standardContextual"/>
        </w:rPr>
      </w:sdtPr>
      <w:sdtEndPr>
        <w:rPr>
          <w:rFonts w:ascii="Aptos" w:hAnsi="Aptos" w:eastAsia="等线" w:cs="Arial" w:asciiTheme="minorAscii" w:hAnsiTheme="minorAscii" w:eastAsiaTheme="minorEastAsia" w:cstheme="minorBidi"/>
          <w:color w:val="auto"/>
          <w:sz w:val="24"/>
          <w:szCs w:val="24"/>
          <w:lang w:val="en-SG" w:eastAsia="zh-CN"/>
        </w:rPr>
      </w:sdtEndPr>
      <w:sdtContent>
        <w:p w:rsidRPr="001A6861" w:rsidR="009A6548" w:rsidP="00B73CAA" w:rsidRDefault="009A6548" w14:paraId="3733013E" w14:textId="66CACD98">
          <w:pPr>
            <w:pStyle w:val="TOCHeading"/>
            <w:numPr>
              <w:ilvl w:val="0"/>
              <w:numId w:val="0"/>
            </w:numPr>
            <w:spacing w:before="0" w:after="120" w:line="240" w:lineRule="auto"/>
            <w:ind w:left="432" w:hanging="432"/>
            <w:jc w:val="both"/>
            <w:rPr>
              <w:rFonts w:ascii="Calibri" w:hAnsi="Calibri" w:cs="Calibri"/>
            </w:rPr>
          </w:pPr>
          <w:r w:rsidRPr="001A6861">
            <w:rPr>
              <w:rFonts w:ascii="Calibri" w:hAnsi="Calibri" w:cs="Calibri"/>
            </w:rPr>
            <w:t>Table of Contents</w:t>
          </w:r>
        </w:p>
        <w:p w:rsidR="00A67126" w:rsidRDefault="25900134" w14:paraId="0E9A2744" w14:textId="13896FCB">
          <w:pPr>
            <w:pStyle w:val="TOC1"/>
            <w:tabs>
              <w:tab w:val="left" w:pos="480"/>
              <w:tab w:val="right" w:leader="dot" w:pos="9016"/>
            </w:tabs>
            <w:rPr>
              <w:noProof/>
            </w:rPr>
          </w:pPr>
          <w:r>
            <w:fldChar w:fldCharType="begin"/>
          </w:r>
          <w:r w:rsidR="009A6548">
            <w:instrText>TOC \o "1-3" \z \u \h</w:instrText>
          </w:r>
          <w:r>
            <w:fldChar w:fldCharType="separate"/>
          </w:r>
          <w:hyperlink w:history="1" w:anchor="_Toc225287819">
            <w:r w:rsidRPr="00D11E38" w:rsidR="00A67126">
              <w:rPr>
                <w:rStyle w:val="Hyperlink"/>
                <w:rFonts w:ascii="Calibri" w:hAnsi="Calibri" w:cs="Calibri"/>
                <w:noProof/>
              </w:rPr>
              <w:t>1</w:t>
            </w:r>
            <w:r w:rsidR="00A67126">
              <w:rPr>
                <w:noProof/>
              </w:rPr>
              <w:tab/>
            </w:r>
            <w:r w:rsidRPr="00D11E38" w:rsidR="00A67126">
              <w:rPr>
                <w:rStyle w:val="Hyperlink"/>
                <w:rFonts w:ascii="Calibri" w:hAnsi="Calibri" w:cs="Calibri"/>
                <w:noProof/>
              </w:rPr>
              <w:t>Purpose</w:t>
            </w:r>
            <w:r w:rsidR="00A67126">
              <w:rPr>
                <w:noProof/>
                <w:webHidden/>
              </w:rPr>
              <w:tab/>
            </w:r>
            <w:r w:rsidR="00A67126">
              <w:rPr>
                <w:noProof/>
                <w:webHidden/>
              </w:rPr>
              <w:fldChar w:fldCharType="begin"/>
            </w:r>
            <w:r w:rsidR="00A67126">
              <w:rPr>
                <w:noProof/>
                <w:webHidden/>
              </w:rPr>
              <w:instrText xml:space="preserve"> PAGEREF _Toc225287819 \h </w:instrText>
            </w:r>
            <w:r w:rsidR="00A67126">
              <w:rPr>
                <w:noProof/>
                <w:webHidden/>
              </w:rPr>
            </w:r>
            <w:r w:rsidR="00A67126">
              <w:rPr>
                <w:noProof/>
                <w:webHidden/>
              </w:rPr>
              <w:fldChar w:fldCharType="separate"/>
            </w:r>
            <w:r w:rsidR="00A67126">
              <w:rPr>
                <w:noProof/>
                <w:webHidden/>
              </w:rPr>
              <w:t>6</w:t>
            </w:r>
            <w:r w:rsidR="00A67126">
              <w:rPr>
                <w:noProof/>
                <w:webHidden/>
              </w:rPr>
              <w:fldChar w:fldCharType="end"/>
            </w:r>
          </w:hyperlink>
        </w:p>
        <w:p w:rsidR="00A67126" w:rsidRDefault="00A67126" w14:paraId="4AE1220F" w14:textId="03455791">
          <w:pPr>
            <w:pStyle w:val="TOC1"/>
            <w:tabs>
              <w:tab w:val="left" w:pos="480"/>
              <w:tab w:val="right" w:leader="dot" w:pos="9016"/>
            </w:tabs>
            <w:rPr>
              <w:noProof/>
            </w:rPr>
          </w:pPr>
          <w:hyperlink w:history="1" w:anchor="_Toc225287820">
            <w:r w:rsidRPr="00D11E38">
              <w:rPr>
                <w:rStyle w:val="Hyperlink"/>
                <w:rFonts w:ascii="Calibri" w:hAnsi="Calibri" w:cs="Calibri"/>
                <w:noProof/>
              </w:rPr>
              <w:t>2</w:t>
            </w:r>
            <w:r>
              <w:rPr>
                <w:noProof/>
              </w:rPr>
              <w:tab/>
            </w:r>
            <w:r w:rsidRPr="00D11E38">
              <w:rPr>
                <w:rStyle w:val="Hyperlink"/>
                <w:rFonts w:ascii="Calibri" w:hAnsi="Calibri" w:cs="Calibri"/>
                <w:noProof/>
              </w:rPr>
              <w:t>Background</w:t>
            </w:r>
            <w:r>
              <w:rPr>
                <w:noProof/>
                <w:webHidden/>
              </w:rPr>
              <w:tab/>
            </w:r>
            <w:r>
              <w:rPr>
                <w:noProof/>
                <w:webHidden/>
              </w:rPr>
              <w:fldChar w:fldCharType="begin"/>
            </w:r>
            <w:r>
              <w:rPr>
                <w:noProof/>
                <w:webHidden/>
              </w:rPr>
              <w:instrText xml:space="preserve"> PAGEREF _Toc225287820 \h </w:instrText>
            </w:r>
            <w:r>
              <w:rPr>
                <w:noProof/>
                <w:webHidden/>
              </w:rPr>
            </w:r>
            <w:r>
              <w:rPr>
                <w:noProof/>
                <w:webHidden/>
              </w:rPr>
              <w:fldChar w:fldCharType="separate"/>
            </w:r>
            <w:r>
              <w:rPr>
                <w:noProof/>
                <w:webHidden/>
              </w:rPr>
              <w:t>6</w:t>
            </w:r>
            <w:r>
              <w:rPr>
                <w:noProof/>
                <w:webHidden/>
              </w:rPr>
              <w:fldChar w:fldCharType="end"/>
            </w:r>
          </w:hyperlink>
        </w:p>
        <w:p w:rsidR="00A67126" w:rsidRDefault="00A67126" w14:paraId="39E488CB" w14:textId="3F2A681E">
          <w:pPr>
            <w:pStyle w:val="TOC2"/>
            <w:tabs>
              <w:tab w:val="left" w:pos="960"/>
              <w:tab w:val="right" w:leader="dot" w:pos="9016"/>
            </w:tabs>
            <w:rPr>
              <w:noProof/>
            </w:rPr>
          </w:pPr>
          <w:hyperlink w:history="1" w:anchor="_Toc225287821">
            <w:r w:rsidRPr="00D11E38">
              <w:rPr>
                <w:rStyle w:val="Hyperlink"/>
                <w:rFonts w:ascii="Calibri" w:hAnsi="Calibri" w:cs="Calibri"/>
                <w:noProof/>
              </w:rPr>
              <w:t>2.1</w:t>
            </w:r>
            <w:r>
              <w:rPr>
                <w:noProof/>
              </w:rPr>
              <w:tab/>
            </w:r>
            <w:r w:rsidRPr="00D11E38">
              <w:rPr>
                <w:rStyle w:val="Hyperlink"/>
                <w:rFonts w:ascii="Calibri" w:hAnsi="Calibri" w:cs="Calibri"/>
                <w:noProof/>
              </w:rPr>
              <w:t>Current End-to-End Process Overview</w:t>
            </w:r>
            <w:r>
              <w:rPr>
                <w:noProof/>
                <w:webHidden/>
              </w:rPr>
              <w:tab/>
            </w:r>
            <w:r>
              <w:rPr>
                <w:noProof/>
                <w:webHidden/>
              </w:rPr>
              <w:fldChar w:fldCharType="begin"/>
            </w:r>
            <w:r>
              <w:rPr>
                <w:noProof/>
                <w:webHidden/>
              </w:rPr>
              <w:instrText xml:space="preserve"> PAGEREF _Toc225287821 \h </w:instrText>
            </w:r>
            <w:r>
              <w:rPr>
                <w:noProof/>
                <w:webHidden/>
              </w:rPr>
            </w:r>
            <w:r>
              <w:rPr>
                <w:noProof/>
                <w:webHidden/>
              </w:rPr>
              <w:fldChar w:fldCharType="separate"/>
            </w:r>
            <w:r>
              <w:rPr>
                <w:noProof/>
                <w:webHidden/>
              </w:rPr>
              <w:t>7</w:t>
            </w:r>
            <w:r>
              <w:rPr>
                <w:noProof/>
                <w:webHidden/>
              </w:rPr>
              <w:fldChar w:fldCharType="end"/>
            </w:r>
          </w:hyperlink>
        </w:p>
        <w:p w:rsidR="00A67126" w:rsidRDefault="00A67126" w14:paraId="0F60AA71" w14:textId="029CA435">
          <w:pPr>
            <w:pStyle w:val="TOC2"/>
            <w:tabs>
              <w:tab w:val="left" w:pos="960"/>
              <w:tab w:val="right" w:leader="dot" w:pos="9016"/>
            </w:tabs>
            <w:rPr>
              <w:noProof/>
            </w:rPr>
          </w:pPr>
          <w:hyperlink w:history="1" w:anchor="_Toc225287822">
            <w:r w:rsidRPr="00D11E38">
              <w:rPr>
                <w:rStyle w:val="Hyperlink"/>
                <w:rFonts w:ascii="Calibri" w:hAnsi="Calibri" w:cs="Calibri"/>
                <w:noProof/>
              </w:rPr>
              <w:t>2.2</w:t>
            </w:r>
            <w:r>
              <w:rPr>
                <w:noProof/>
              </w:rPr>
              <w:tab/>
            </w:r>
            <w:r w:rsidRPr="00D11E38">
              <w:rPr>
                <w:rStyle w:val="Hyperlink"/>
                <w:rFonts w:ascii="Calibri" w:hAnsi="Calibri" w:cs="Calibri"/>
                <w:noProof/>
              </w:rPr>
              <w:t>Identified Pain Points</w:t>
            </w:r>
            <w:r>
              <w:rPr>
                <w:noProof/>
                <w:webHidden/>
              </w:rPr>
              <w:tab/>
            </w:r>
            <w:r>
              <w:rPr>
                <w:noProof/>
                <w:webHidden/>
              </w:rPr>
              <w:fldChar w:fldCharType="begin"/>
            </w:r>
            <w:r>
              <w:rPr>
                <w:noProof/>
                <w:webHidden/>
              </w:rPr>
              <w:instrText xml:space="preserve"> PAGEREF _Toc225287822 \h </w:instrText>
            </w:r>
            <w:r>
              <w:rPr>
                <w:noProof/>
                <w:webHidden/>
              </w:rPr>
            </w:r>
            <w:r>
              <w:rPr>
                <w:noProof/>
                <w:webHidden/>
              </w:rPr>
              <w:fldChar w:fldCharType="separate"/>
            </w:r>
            <w:r>
              <w:rPr>
                <w:noProof/>
                <w:webHidden/>
              </w:rPr>
              <w:t>8</w:t>
            </w:r>
            <w:r>
              <w:rPr>
                <w:noProof/>
                <w:webHidden/>
              </w:rPr>
              <w:fldChar w:fldCharType="end"/>
            </w:r>
          </w:hyperlink>
        </w:p>
        <w:p w:rsidR="00A67126" w:rsidRDefault="00A67126" w14:paraId="0A776A99" w14:textId="0F61D780">
          <w:pPr>
            <w:pStyle w:val="TOC2"/>
            <w:tabs>
              <w:tab w:val="left" w:pos="960"/>
              <w:tab w:val="right" w:leader="dot" w:pos="9016"/>
            </w:tabs>
            <w:rPr>
              <w:noProof/>
            </w:rPr>
          </w:pPr>
          <w:hyperlink w:history="1" w:anchor="_Toc225287823">
            <w:r w:rsidRPr="00D11E38">
              <w:rPr>
                <w:rStyle w:val="Hyperlink"/>
                <w:rFonts w:ascii="Calibri" w:hAnsi="Calibri" w:cs="Calibri"/>
                <w:noProof/>
              </w:rPr>
              <w:t>2.3</w:t>
            </w:r>
            <w:r>
              <w:rPr>
                <w:noProof/>
              </w:rPr>
              <w:tab/>
            </w:r>
            <w:r w:rsidRPr="00D11E38">
              <w:rPr>
                <w:rStyle w:val="Hyperlink"/>
                <w:rFonts w:ascii="Calibri" w:hAnsi="Calibri" w:cs="Calibri"/>
                <w:noProof/>
              </w:rPr>
              <w:t>Operational Characteristics</w:t>
            </w:r>
            <w:r>
              <w:rPr>
                <w:noProof/>
                <w:webHidden/>
              </w:rPr>
              <w:tab/>
            </w:r>
            <w:r>
              <w:rPr>
                <w:noProof/>
                <w:webHidden/>
              </w:rPr>
              <w:fldChar w:fldCharType="begin"/>
            </w:r>
            <w:r>
              <w:rPr>
                <w:noProof/>
                <w:webHidden/>
              </w:rPr>
              <w:instrText xml:space="preserve"> PAGEREF _Toc225287823 \h </w:instrText>
            </w:r>
            <w:r>
              <w:rPr>
                <w:noProof/>
                <w:webHidden/>
              </w:rPr>
            </w:r>
            <w:r>
              <w:rPr>
                <w:noProof/>
                <w:webHidden/>
              </w:rPr>
              <w:fldChar w:fldCharType="separate"/>
            </w:r>
            <w:r>
              <w:rPr>
                <w:noProof/>
                <w:webHidden/>
              </w:rPr>
              <w:t>8</w:t>
            </w:r>
            <w:r>
              <w:rPr>
                <w:noProof/>
                <w:webHidden/>
              </w:rPr>
              <w:fldChar w:fldCharType="end"/>
            </w:r>
          </w:hyperlink>
        </w:p>
        <w:p w:rsidR="00A67126" w:rsidRDefault="00A67126" w14:paraId="2241363E" w14:textId="6A88CB2E">
          <w:pPr>
            <w:pStyle w:val="TOC2"/>
            <w:tabs>
              <w:tab w:val="left" w:pos="960"/>
              <w:tab w:val="right" w:leader="dot" w:pos="9016"/>
            </w:tabs>
            <w:rPr>
              <w:noProof/>
            </w:rPr>
          </w:pPr>
          <w:hyperlink w:history="1" w:anchor="_Toc225287824">
            <w:r w:rsidRPr="00D11E38">
              <w:rPr>
                <w:rStyle w:val="Hyperlink"/>
                <w:rFonts w:ascii="Calibri" w:hAnsi="Calibri" w:cs="Calibri"/>
                <w:noProof/>
              </w:rPr>
              <w:t>2.4</w:t>
            </w:r>
            <w:r>
              <w:rPr>
                <w:noProof/>
              </w:rPr>
              <w:tab/>
            </w:r>
            <w:r w:rsidRPr="00D11E38">
              <w:rPr>
                <w:rStyle w:val="Hyperlink"/>
                <w:rFonts w:ascii="Calibri" w:hAnsi="Calibri" w:cs="Calibri"/>
                <w:noProof/>
              </w:rPr>
              <w:t>Current Challenges</w:t>
            </w:r>
            <w:r>
              <w:rPr>
                <w:noProof/>
                <w:webHidden/>
              </w:rPr>
              <w:tab/>
            </w:r>
            <w:r>
              <w:rPr>
                <w:noProof/>
                <w:webHidden/>
              </w:rPr>
              <w:fldChar w:fldCharType="begin"/>
            </w:r>
            <w:r>
              <w:rPr>
                <w:noProof/>
                <w:webHidden/>
              </w:rPr>
              <w:instrText xml:space="preserve"> PAGEREF _Toc225287824 \h </w:instrText>
            </w:r>
            <w:r>
              <w:rPr>
                <w:noProof/>
                <w:webHidden/>
              </w:rPr>
            </w:r>
            <w:r>
              <w:rPr>
                <w:noProof/>
                <w:webHidden/>
              </w:rPr>
              <w:fldChar w:fldCharType="separate"/>
            </w:r>
            <w:r>
              <w:rPr>
                <w:noProof/>
                <w:webHidden/>
              </w:rPr>
              <w:t>8</w:t>
            </w:r>
            <w:r>
              <w:rPr>
                <w:noProof/>
                <w:webHidden/>
              </w:rPr>
              <w:fldChar w:fldCharType="end"/>
            </w:r>
          </w:hyperlink>
        </w:p>
        <w:p w:rsidR="00A67126" w:rsidRDefault="00A67126" w14:paraId="3ACAA704" w14:textId="793E0B14">
          <w:pPr>
            <w:pStyle w:val="TOC1"/>
            <w:tabs>
              <w:tab w:val="left" w:pos="480"/>
              <w:tab w:val="right" w:leader="dot" w:pos="9016"/>
            </w:tabs>
            <w:rPr>
              <w:noProof/>
            </w:rPr>
          </w:pPr>
          <w:hyperlink w:history="1" w:anchor="_Toc225287825">
            <w:r w:rsidRPr="00D11E38">
              <w:rPr>
                <w:rStyle w:val="Hyperlink"/>
                <w:rFonts w:ascii="Calibri" w:hAnsi="Calibri" w:cs="Calibri"/>
                <w:noProof/>
              </w:rPr>
              <w:t>3</w:t>
            </w:r>
            <w:r>
              <w:rPr>
                <w:noProof/>
              </w:rPr>
              <w:tab/>
            </w:r>
            <w:r w:rsidRPr="00D11E38">
              <w:rPr>
                <w:rStyle w:val="Hyperlink"/>
                <w:rFonts w:ascii="Calibri" w:hAnsi="Calibri" w:cs="Calibri"/>
                <w:noProof/>
              </w:rPr>
              <w:t>Objectives</w:t>
            </w:r>
            <w:r>
              <w:rPr>
                <w:noProof/>
                <w:webHidden/>
              </w:rPr>
              <w:tab/>
            </w:r>
            <w:r>
              <w:rPr>
                <w:noProof/>
                <w:webHidden/>
              </w:rPr>
              <w:fldChar w:fldCharType="begin"/>
            </w:r>
            <w:r>
              <w:rPr>
                <w:noProof/>
                <w:webHidden/>
              </w:rPr>
              <w:instrText xml:space="preserve"> PAGEREF _Toc225287825 \h </w:instrText>
            </w:r>
            <w:r>
              <w:rPr>
                <w:noProof/>
                <w:webHidden/>
              </w:rPr>
            </w:r>
            <w:r>
              <w:rPr>
                <w:noProof/>
                <w:webHidden/>
              </w:rPr>
              <w:fldChar w:fldCharType="separate"/>
            </w:r>
            <w:r>
              <w:rPr>
                <w:noProof/>
                <w:webHidden/>
              </w:rPr>
              <w:t>10</w:t>
            </w:r>
            <w:r>
              <w:rPr>
                <w:noProof/>
                <w:webHidden/>
              </w:rPr>
              <w:fldChar w:fldCharType="end"/>
            </w:r>
          </w:hyperlink>
        </w:p>
        <w:p w:rsidR="00A67126" w:rsidRDefault="00A67126" w14:paraId="0B760AAA" w14:textId="04C091CB">
          <w:pPr>
            <w:pStyle w:val="TOC2"/>
            <w:tabs>
              <w:tab w:val="left" w:pos="960"/>
              <w:tab w:val="right" w:leader="dot" w:pos="9016"/>
            </w:tabs>
            <w:rPr>
              <w:noProof/>
            </w:rPr>
          </w:pPr>
          <w:hyperlink w:history="1" w:anchor="_Toc225287826">
            <w:r w:rsidRPr="00D11E38">
              <w:rPr>
                <w:rStyle w:val="Hyperlink"/>
                <w:rFonts w:ascii="Calibri" w:hAnsi="Calibri" w:cs="Calibri"/>
                <w:noProof/>
              </w:rPr>
              <w:t>4.1</w:t>
            </w:r>
            <w:r>
              <w:rPr>
                <w:noProof/>
              </w:rPr>
              <w:tab/>
            </w:r>
            <w:r w:rsidRPr="00D11E38">
              <w:rPr>
                <w:rStyle w:val="Hyperlink"/>
                <w:rFonts w:ascii="Calibri" w:hAnsi="Calibri" w:cs="Calibri"/>
                <w:noProof/>
              </w:rPr>
              <w:t>Core Platforms</w:t>
            </w:r>
            <w:r>
              <w:rPr>
                <w:noProof/>
                <w:webHidden/>
              </w:rPr>
              <w:tab/>
            </w:r>
            <w:r>
              <w:rPr>
                <w:noProof/>
                <w:webHidden/>
              </w:rPr>
              <w:fldChar w:fldCharType="begin"/>
            </w:r>
            <w:r>
              <w:rPr>
                <w:noProof/>
                <w:webHidden/>
              </w:rPr>
              <w:instrText xml:space="preserve"> PAGEREF _Toc225287826 \h </w:instrText>
            </w:r>
            <w:r>
              <w:rPr>
                <w:noProof/>
                <w:webHidden/>
              </w:rPr>
            </w:r>
            <w:r>
              <w:rPr>
                <w:noProof/>
                <w:webHidden/>
              </w:rPr>
              <w:fldChar w:fldCharType="separate"/>
            </w:r>
            <w:r>
              <w:rPr>
                <w:noProof/>
                <w:webHidden/>
              </w:rPr>
              <w:t>11</w:t>
            </w:r>
            <w:r>
              <w:rPr>
                <w:noProof/>
                <w:webHidden/>
              </w:rPr>
              <w:fldChar w:fldCharType="end"/>
            </w:r>
          </w:hyperlink>
        </w:p>
        <w:p w:rsidR="00A67126" w:rsidRDefault="00A67126" w14:paraId="4A83D6CD" w14:textId="74E92044">
          <w:pPr>
            <w:pStyle w:val="TOC1"/>
            <w:tabs>
              <w:tab w:val="left" w:pos="480"/>
              <w:tab w:val="right" w:leader="dot" w:pos="9016"/>
            </w:tabs>
            <w:rPr>
              <w:noProof/>
            </w:rPr>
          </w:pPr>
          <w:hyperlink w:history="1" w:anchor="_Toc225287827">
            <w:r w:rsidRPr="00D11E38">
              <w:rPr>
                <w:rStyle w:val="Hyperlink"/>
                <w:rFonts w:ascii="Calibri" w:hAnsi="Calibri" w:cs="Calibri"/>
                <w:noProof/>
              </w:rPr>
              <w:t>5</w:t>
            </w:r>
            <w:r>
              <w:rPr>
                <w:noProof/>
              </w:rPr>
              <w:tab/>
            </w:r>
            <w:r w:rsidRPr="00D11E38">
              <w:rPr>
                <w:rStyle w:val="Hyperlink"/>
                <w:rFonts w:ascii="Calibri" w:hAnsi="Calibri" w:cs="Calibri"/>
                <w:noProof/>
              </w:rPr>
              <w:t>Solution Scope</w:t>
            </w:r>
            <w:r>
              <w:rPr>
                <w:noProof/>
                <w:webHidden/>
              </w:rPr>
              <w:tab/>
            </w:r>
            <w:r>
              <w:rPr>
                <w:noProof/>
                <w:webHidden/>
              </w:rPr>
              <w:fldChar w:fldCharType="begin"/>
            </w:r>
            <w:r>
              <w:rPr>
                <w:noProof/>
                <w:webHidden/>
              </w:rPr>
              <w:instrText xml:space="preserve"> PAGEREF _Toc225287827 \h </w:instrText>
            </w:r>
            <w:r>
              <w:rPr>
                <w:noProof/>
                <w:webHidden/>
              </w:rPr>
            </w:r>
            <w:r>
              <w:rPr>
                <w:noProof/>
                <w:webHidden/>
              </w:rPr>
              <w:fldChar w:fldCharType="separate"/>
            </w:r>
            <w:r>
              <w:rPr>
                <w:noProof/>
                <w:webHidden/>
              </w:rPr>
              <w:t>11</w:t>
            </w:r>
            <w:r>
              <w:rPr>
                <w:noProof/>
                <w:webHidden/>
              </w:rPr>
              <w:fldChar w:fldCharType="end"/>
            </w:r>
          </w:hyperlink>
        </w:p>
        <w:p w:rsidR="00A67126" w:rsidRDefault="00A67126" w14:paraId="3ED45568" w14:textId="28C2A459">
          <w:pPr>
            <w:pStyle w:val="TOC2"/>
            <w:tabs>
              <w:tab w:val="left" w:pos="960"/>
              <w:tab w:val="right" w:leader="dot" w:pos="9016"/>
            </w:tabs>
            <w:rPr>
              <w:noProof/>
            </w:rPr>
          </w:pPr>
          <w:hyperlink w:history="1" w:anchor="_Toc225287828">
            <w:r w:rsidRPr="00D11E38">
              <w:rPr>
                <w:rStyle w:val="Hyperlink"/>
                <w:rFonts w:ascii="Calibri" w:hAnsi="Calibri" w:cs="Calibri"/>
                <w:noProof/>
              </w:rPr>
              <w:t>5.1</w:t>
            </w:r>
            <w:r>
              <w:rPr>
                <w:noProof/>
              </w:rPr>
              <w:tab/>
            </w:r>
            <w:r w:rsidRPr="00D11E38">
              <w:rPr>
                <w:rStyle w:val="Hyperlink"/>
                <w:rFonts w:ascii="Calibri" w:hAnsi="Calibri" w:cs="Calibri"/>
                <w:noProof/>
              </w:rPr>
              <w:t>In Scope</w:t>
            </w:r>
            <w:r>
              <w:rPr>
                <w:noProof/>
                <w:webHidden/>
              </w:rPr>
              <w:tab/>
            </w:r>
            <w:r>
              <w:rPr>
                <w:noProof/>
                <w:webHidden/>
              </w:rPr>
              <w:fldChar w:fldCharType="begin"/>
            </w:r>
            <w:r>
              <w:rPr>
                <w:noProof/>
                <w:webHidden/>
              </w:rPr>
              <w:instrText xml:space="preserve"> PAGEREF _Toc225287828 \h </w:instrText>
            </w:r>
            <w:r>
              <w:rPr>
                <w:noProof/>
                <w:webHidden/>
              </w:rPr>
            </w:r>
            <w:r>
              <w:rPr>
                <w:noProof/>
                <w:webHidden/>
              </w:rPr>
              <w:fldChar w:fldCharType="separate"/>
            </w:r>
            <w:r>
              <w:rPr>
                <w:noProof/>
                <w:webHidden/>
              </w:rPr>
              <w:t>11</w:t>
            </w:r>
            <w:r>
              <w:rPr>
                <w:noProof/>
                <w:webHidden/>
              </w:rPr>
              <w:fldChar w:fldCharType="end"/>
            </w:r>
          </w:hyperlink>
        </w:p>
        <w:p w:rsidR="00A67126" w:rsidRDefault="00A67126" w14:paraId="72DD55F0" w14:textId="6233F07B">
          <w:pPr>
            <w:pStyle w:val="TOC2"/>
            <w:tabs>
              <w:tab w:val="left" w:pos="960"/>
              <w:tab w:val="right" w:leader="dot" w:pos="9016"/>
            </w:tabs>
            <w:rPr>
              <w:noProof/>
            </w:rPr>
          </w:pPr>
          <w:hyperlink w:history="1" w:anchor="_Toc225287829">
            <w:r w:rsidRPr="00D11E38">
              <w:rPr>
                <w:rStyle w:val="Hyperlink"/>
                <w:rFonts w:ascii="Calibri" w:hAnsi="Calibri" w:cs="Calibri"/>
                <w:noProof/>
              </w:rPr>
              <w:t>5.2</w:t>
            </w:r>
            <w:r>
              <w:rPr>
                <w:noProof/>
              </w:rPr>
              <w:tab/>
            </w:r>
            <w:r w:rsidRPr="00D11E38">
              <w:rPr>
                <w:rStyle w:val="Hyperlink"/>
                <w:rFonts w:ascii="Calibri" w:hAnsi="Calibri" w:cs="Calibri"/>
                <w:noProof/>
              </w:rPr>
              <w:t>Out of Scope</w:t>
            </w:r>
            <w:r>
              <w:rPr>
                <w:noProof/>
                <w:webHidden/>
              </w:rPr>
              <w:tab/>
            </w:r>
            <w:r>
              <w:rPr>
                <w:noProof/>
                <w:webHidden/>
              </w:rPr>
              <w:fldChar w:fldCharType="begin"/>
            </w:r>
            <w:r>
              <w:rPr>
                <w:noProof/>
                <w:webHidden/>
              </w:rPr>
              <w:instrText xml:space="preserve"> PAGEREF _Toc225287829 \h </w:instrText>
            </w:r>
            <w:r>
              <w:rPr>
                <w:noProof/>
                <w:webHidden/>
              </w:rPr>
            </w:r>
            <w:r>
              <w:rPr>
                <w:noProof/>
                <w:webHidden/>
              </w:rPr>
              <w:fldChar w:fldCharType="separate"/>
            </w:r>
            <w:r>
              <w:rPr>
                <w:noProof/>
                <w:webHidden/>
              </w:rPr>
              <w:t>11</w:t>
            </w:r>
            <w:r>
              <w:rPr>
                <w:noProof/>
                <w:webHidden/>
              </w:rPr>
              <w:fldChar w:fldCharType="end"/>
            </w:r>
          </w:hyperlink>
        </w:p>
        <w:p w:rsidR="00A67126" w:rsidRDefault="00A67126" w14:paraId="3036CC41" w14:textId="1E5350C6">
          <w:pPr>
            <w:pStyle w:val="TOC1"/>
            <w:tabs>
              <w:tab w:val="left" w:pos="480"/>
              <w:tab w:val="right" w:leader="dot" w:pos="9016"/>
            </w:tabs>
            <w:rPr>
              <w:noProof/>
            </w:rPr>
          </w:pPr>
          <w:hyperlink w:history="1" w:anchor="_Toc225287830">
            <w:r w:rsidRPr="00D11E38">
              <w:rPr>
                <w:rStyle w:val="Hyperlink"/>
                <w:rFonts w:ascii="Calibri" w:hAnsi="Calibri" w:cs="Calibri"/>
                <w:noProof/>
              </w:rPr>
              <w:t>6</w:t>
            </w:r>
            <w:r>
              <w:rPr>
                <w:noProof/>
              </w:rPr>
              <w:tab/>
            </w:r>
            <w:r w:rsidRPr="00D11E38">
              <w:rPr>
                <w:rStyle w:val="Hyperlink"/>
                <w:rFonts w:ascii="Calibri" w:hAnsi="Calibri" w:cs="Calibri"/>
                <w:noProof/>
              </w:rPr>
              <w:t>Future State (TO-BE)</w:t>
            </w:r>
            <w:r>
              <w:rPr>
                <w:noProof/>
                <w:webHidden/>
              </w:rPr>
              <w:tab/>
            </w:r>
            <w:r>
              <w:rPr>
                <w:noProof/>
                <w:webHidden/>
              </w:rPr>
              <w:fldChar w:fldCharType="begin"/>
            </w:r>
            <w:r>
              <w:rPr>
                <w:noProof/>
                <w:webHidden/>
              </w:rPr>
              <w:instrText xml:space="preserve"> PAGEREF _Toc225287830 \h </w:instrText>
            </w:r>
            <w:r>
              <w:rPr>
                <w:noProof/>
                <w:webHidden/>
              </w:rPr>
            </w:r>
            <w:r>
              <w:rPr>
                <w:noProof/>
                <w:webHidden/>
              </w:rPr>
              <w:fldChar w:fldCharType="separate"/>
            </w:r>
            <w:r>
              <w:rPr>
                <w:noProof/>
                <w:webHidden/>
              </w:rPr>
              <w:t>12</w:t>
            </w:r>
            <w:r>
              <w:rPr>
                <w:noProof/>
                <w:webHidden/>
              </w:rPr>
              <w:fldChar w:fldCharType="end"/>
            </w:r>
          </w:hyperlink>
        </w:p>
        <w:p w:rsidR="00A67126" w:rsidRDefault="00A67126" w14:paraId="41469B07" w14:textId="492B0B61">
          <w:pPr>
            <w:pStyle w:val="TOC2"/>
            <w:tabs>
              <w:tab w:val="left" w:pos="960"/>
              <w:tab w:val="right" w:leader="dot" w:pos="9016"/>
            </w:tabs>
            <w:rPr>
              <w:noProof/>
            </w:rPr>
          </w:pPr>
          <w:hyperlink w:history="1" w:anchor="_Toc225287831">
            <w:r w:rsidRPr="00D11E38">
              <w:rPr>
                <w:rStyle w:val="Hyperlink"/>
                <w:rFonts w:ascii="Calibri" w:hAnsi="Calibri" w:cs="Calibri"/>
                <w:noProof/>
              </w:rPr>
              <w:t>6.1</w:t>
            </w:r>
            <w:r>
              <w:rPr>
                <w:noProof/>
              </w:rPr>
              <w:tab/>
            </w:r>
            <w:r w:rsidRPr="00D11E38">
              <w:rPr>
                <w:rStyle w:val="Hyperlink"/>
                <w:rFonts w:ascii="Calibri" w:hAnsi="Calibri" w:cs="Calibri"/>
                <w:noProof/>
              </w:rPr>
              <w:t>Target Process</w:t>
            </w:r>
            <w:r>
              <w:rPr>
                <w:noProof/>
                <w:webHidden/>
              </w:rPr>
              <w:tab/>
            </w:r>
            <w:r>
              <w:rPr>
                <w:noProof/>
                <w:webHidden/>
              </w:rPr>
              <w:fldChar w:fldCharType="begin"/>
            </w:r>
            <w:r>
              <w:rPr>
                <w:noProof/>
                <w:webHidden/>
              </w:rPr>
              <w:instrText xml:space="preserve"> PAGEREF _Toc225287831 \h </w:instrText>
            </w:r>
            <w:r>
              <w:rPr>
                <w:noProof/>
                <w:webHidden/>
              </w:rPr>
            </w:r>
            <w:r>
              <w:rPr>
                <w:noProof/>
                <w:webHidden/>
              </w:rPr>
              <w:fldChar w:fldCharType="separate"/>
            </w:r>
            <w:r>
              <w:rPr>
                <w:noProof/>
                <w:webHidden/>
              </w:rPr>
              <w:t>12</w:t>
            </w:r>
            <w:r>
              <w:rPr>
                <w:noProof/>
                <w:webHidden/>
              </w:rPr>
              <w:fldChar w:fldCharType="end"/>
            </w:r>
          </w:hyperlink>
        </w:p>
        <w:p w:rsidR="00A67126" w:rsidRDefault="00A67126" w14:paraId="4CB624F9" w14:textId="72FE722D">
          <w:pPr>
            <w:pStyle w:val="TOC1"/>
            <w:tabs>
              <w:tab w:val="left" w:pos="480"/>
              <w:tab w:val="right" w:leader="dot" w:pos="9016"/>
            </w:tabs>
            <w:rPr>
              <w:noProof/>
            </w:rPr>
          </w:pPr>
          <w:hyperlink w:history="1" w:anchor="_Toc225287832">
            <w:r w:rsidRPr="00D11E38">
              <w:rPr>
                <w:rStyle w:val="Hyperlink"/>
                <w:rFonts w:ascii="Calibri" w:hAnsi="Calibri" w:cs="Calibri"/>
                <w:noProof/>
              </w:rPr>
              <w:t>7</w:t>
            </w:r>
            <w:r>
              <w:rPr>
                <w:noProof/>
              </w:rPr>
              <w:tab/>
            </w:r>
            <w:r w:rsidRPr="00D11E38">
              <w:rPr>
                <w:rStyle w:val="Hyperlink"/>
                <w:rFonts w:ascii="Calibri" w:hAnsi="Calibri" w:cs="Calibri"/>
                <w:noProof/>
              </w:rPr>
              <w:t>System Components</w:t>
            </w:r>
            <w:r>
              <w:rPr>
                <w:noProof/>
                <w:webHidden/>
              </w:rPr>
              <w:tab/>
            </w:r>
            <w:r>
              <w:rPr>
                <w:noProof/>
                <w:webHidden/>
              </w:rPr>
              <w:fldChar w:fldCharType="begin"/>
            </w:r>
            <w:r>
              <w:rPr>
                <w:noProof/>
                <w:webHidden/>
              </w:rPr>
              <w:instrText xml:space="preserve"> PAGEREF _Toc225287832 \h </w:instrText>
            </w:r>
            <w:r>
              <w:rPr>
                <w:noProof/>
                <w:webHidden/>
              </w:rPr>
            </w:r>
            <w:r>
              <w:rPr>
                <w:noProof/>
                <w:webHidden/>
              </w:rPr>
              <w:fldChar w:fldCharType="separate"/>
            </w:r>
            <w:r>
              <w:rPr>
                <w:noProof/>
                <w:webHidden/>
              </w:rPr>
              <w:t>14</w:t>
            </w:r>
            <w:r>
              <w:rPr>
                <w:noProof/>
                <w:webHidden/>
              </w:rPr>
              <w:fldChar w:fldCharType="end"/>
            </w:r>
          </w:hyperlink>
        </w:p>
        <w:p w:rsidR="00A67126" w:rsidRDefault="00A67126" w14:paraId="02B53E9A" w14:textId="11793AB7">
          <w:pPr>
            <w:pStyle w:val="TOC2"/>
            <w:tabs>
              <w:tab w:val="left" w:pos="960"/>
              <w:tab w:val="right" w:leader="dot" w:pos="9016"/>
            </w:tabs>
            <w:rPr>
              <w:noProof/>
            </w:rPr>
          </w:pPr>
          <w:hyperlink w:history="1" w:anchor="_Toc225287833">
            <w:r w:rsidRPr="00D11E38">
              <w:rPr>
                <w:rStyle w:val="Hyperlink"/>
                <w:rFonts w:ascii="Calibri" w:hAnsi="Calibri" w:cs="Calibri"/>
                <w:noProof/>
              </w:rPr>
              <w:t>7.1</w:t>
            </w:r>
            <w:r>
              <w:rPr>
                <w:noProof/>
              </w:rPr>
              <w:tab/>
            </w:r>
            <w:r w:rsidRPr="00D11E38">
              <w:rPr>
                <w:rStyle w:val="Hyperlink"/>
                <w:rFonts w:ascii="Calibri" w:hAnsi="Calibri" w:cs="Calibri"/>
                <w:noProof/>
              </w:rPr>
              <w:t>Dynamics 365 Customer Service (D365)</w:t>
            </w:r>
            <w:r>
              <w:rPr>
                <w:noProof/>
                <w:webHidden/>
              </w:rPr>
              <w:tab/>
            </w:r>
            <w:r>
              <w:rPr>
                <w:noProof/>
                <w:webHidden/>
              </w:rPr>
              <w:fldChar w:fldCharType="begin"/>
            </w:r>
            <w:r>
              <w:rPr>
                <w:noProof/>
                <w:webHidden/>
              </w:rPr>
              <w:instrText xml:space="preserve"> PAGEREF _Toc225287833 \h </w:instrText>
            </w:r>
            <w:r>
              <w:rPr>
                <w:noProof/>
                <w:webHidden/>
              </w:rPr>
            </w:r>
            <w:r>
              <w:rPr>
                <w:noProof/>
                <w:webHidden/>
              </w:rPr>
              <w:fldChar w:fldCharType="separate"/>
            </w:r>
            <w:r>
              <w:rPr>
                <w:noProof/>
                <w:webHidden/>
              </w:rPr>
              <w:t>14</w:t>
            </w:r>
            <w:r>
              <w:rPr>
                <w:noProof/>
                <w:webHidden/>
              </w:rPr>
              <w:fldChar w:fldCharType="end"/>
            </w:r>
          </w:hyperlink>
        </w:p>
        <w:p w:rsidR="00A67126" w:rsidRDefault="00A67126" w14:paraId="7E2F3AC3" w14:textId="6B1D38A6">
          <w:pPr>
            <w:pStyle w:val="TOC2"/>
            <w:tabs>
              <w:tab w:val="left" w:pos="960"/>
              <w:tab w:val="right" w:leader="dot" w:pos="9016"/>
            </w:tabs>
            <w:rPr>
              <w:noProof/>
            </w:rPr>
          </w:pPr>
          <w:hyperlink w:history="1" w:anchor="_Toc225287834">
            <w:r w:rsidRPr="00D11E38">
              <w:rPr>
                <w:rStyle w:val="Hyperlink"/>
                <w:rFonts w:ascii="Calibri" w:hAnsi="Calibri" w:cs="Calibri"/>
                <w:noProof/>
              </w:rPr>
              <w:t>7.2</w:t>
            </w:r>
            <w:r>
              <w:rPr>
                <w:noProof/>
              </w:rPr>
              <w:tab/>
            </w:r>
            <w:r w:rsidRPr="00D11E38">
              <w:rPr>
                <w:rStyle w:val="Hyperlink"/>
                <w:rFonts w:ascii="Calibri" w:hAnsi="Calibri" w:cs="Calibri"/>
                <w:noProof/>
              </w:rPr>
              <w:t>Power Automate</w:t>
            </w:r>
            <w:r>
              <w:rPr>
                <w:noProof/>
                <w:webHidden/>
              </w:rPr>
              <w:tab/>
            </w:r>
            <w:r>
              <w:rPr>
                <w:noProof/>
                <w:webHidden/>
              </w:rPr>
              <w:fldChar w:fldCharType="begin"/>
            </w:r>
            <w:r>
              <w:rPr>
                <w:noProof/>
                <w:webHidden/>
              </w:rPr>
              <w:instrText xml:space="preserve"> PAGEREF _Toc225287834 \h </w:instrText>
            </w:r>
            <w:r>
              <w:rPr>
                <w:noProof/>
                <w:webHidden/>
              </w:rPr>
            </w:r>
            <w:r>
              <w:rPr>
                <w:noProof/>
                <w:webHidden/>
              </w:rPr>
              <w:fldChar w:fldCharType="separate"/>
            </w:r>
            <w:r>
              <w:rPr>
                <w:noProof/>
                <w:webHidden/>
              </w:rPr>
              <w:t>15</w:t>
            </w:r>
            <w:r>
              <w:rPr>
                <w:noProof/>
                <w:webHidden/>
              </w:rPr>
              <w:fldChar w:fldCharType="end"/>
            </w:r>
          </w:hyperlink>
        </w:p>
        <w:p w:rsidR="00A67126" w:rsidRDefault="00A67126" w14:paraId="74EE3A1C" w14:textId="085248AC">
          <w:pPr>
            <w:pStyle w:val="TOC2"/>
            <w:tabs>
              <w:tab w:val="left" w:pos="960"/>
              <w:tab w:val="right" w:leader="dot" w:pos="9016"/>
            </w:tabs>
            <w:rPr>
              <w:noProof/>
            </w:rPr>
          </w:pPr>
          <w:hyperlink w:history="1" w:anchor="_Toc225287835">
            <w:r w:rsidRPr="00D11E38">
              <w:rPr>
                <w:rStyle w:val="Hyperlink"/>
                <w:rFonts w:ascii="Calibri" w:hAnsi="Calibri" w:cs="Calibri"/>
                <w:noProof/>
              </w:rPr>
              <w:t>7.3</w:t>
            </w:r>
            <w:r>
              <w:rPr>
                <w:noProof/>
              </w:rPr>
              <w:tab/>
            </w:r>
            <w:r w:rsidRPr="00D11E38">
              <w:rPr>
                <w:rStyle w:val="Hyperlink"/>
                <w:rFonts w:ascii="Calibri" w:hAnsi="Calibri" w:cs="Calibri"/>
                <w:noProof/>
              </w:rPr>
              <w:t>Shared Mailbox</w:t>
            </w:r>
            <w:r>
              <w:rPr>
                <w:noProof/>
                <w:webHidden/>
              </w:rPr>
              <w:tab/>
            </w:r>
            <w:r>
              <w:rPr>
                <w:noProof/>
                <w:webHidden/>
              </w:rPr>
              <w:fldChar w:fldCharType="begin"/>
            </w:r>
            <w:r>
              <w:rPr>
                <w:noProof/>
                <w:webHidden/>
              </w:rPr>
              <w:instrText xml:space="preserve"> PAGEREF _Toc225287835 \h </w:instrText>
            </w:r>
            <w:r>
              <w:rPr>
                <w:noProof/>
                <w:webHidden/>
              </w:rPr>
            </w:r>
            <w:r>
              <w:rPr>
                <w:noProof/>
                <w:webHidden/>
              </w:rPr>
              <w:fldChar w:fldCharType="separate"/>
            </w:r>
            <w:r>
              <w:rPr>
                <w:noProof/>
                <w:webHidden/>
              </w:rPr>
              <w:t>15</w:t>
            </w:r>
            <w:r>
              <w:rPr>
                <w:noProof/>
                <w:webHidden/>
              </w:rPr>
              <w:fldChar w:fldCharType="end"/>
            </w:r>
          </w:hyperlink>
        </w:p>
        <w:p w:rsidR="00A67126" w:rsidRDefault="00A67126" w14:paraId="72382AE5" w14:textId="2CD8D811">
          <w:pPr>
            <w:pStyle w:val="TOC1"/>
            <w:tabs>
              <w:tab w:val="left" w:pos="480"/>
              <w:tab w:val="right" w:leader="dot" w:pos="9016"/>
            </w:tabs>
            <w:rPr>
              <w:noProof/>
            </w:rPr>
          </w:pPr>
          <w:hyperlink w:history="1" w:anchor="_Toc225287836">
            <w:r w:rsidRPr="00D11E38">
              <w:rPr>
                <w:rStyle w:val="Hyperlink"/>
                <w:rFonts w:ascii="Calibri" w:hAnsi="Calibri" w:cs="Calibri"/>
                <w:noProof/>
              </w:rPr>
              <w:t>8</w:t>
            </w:r>
            <w:r>
              <w:rPr>
                <w:noProof/>
              </w:rPr>
              <w:tab/>
            </w:r>
            <w:r w:rsidRPr="00D11E38">
              <w:rPr>
                <w:rStyle w:val="Hyperlink"/>
                <w:rFonts w:ascii="Calibri" w:hAnsi="Calibri" w:cs="Calibri"/>
                <w:noProof/>
              </w:rPr>
              <w:t>Functional Requirements</w:t>
            </w:r>
            <w:r>
              <w:rPr>
                <w:noProof/>
                <w:webHidden/>
              </w:rPr>
              <w:tab/>
            </w:r>
            <w:r>
              <w:rPr>
                <w:noProof/>
                <w:webHidden/>
              </w:rPr>
              <w:fldChar w:fldCharType="begin"/>
            </w:r>
            <w:r>
              <w:rPr>
                <w:noProof/>
                <w:webHidden/>
              </w:rPr>
              <w:instrText xml:space="preserve"> PAGEREF _Toc225287836 \h </w:instrText>
            </w:r>
            <w:r>
              <w:rPr>
                <w:noProof/>
                <w:webHidden/>
              </w:rPr>
            </w:r>
            <w:r>
              <w:rPr>
                <w:noProof/>
                <w:webHidden/>
              </w:rPr>
              <w:fldChar w:fldCharType="separate"/>
            </w:r>
            <w:r>
              <w:rPr>
                <w:noProof/>
                <w:webHidden/>
              </w:rPr>
              <w:t>15</w:t>
            </w:r>
            <w:r>
              <w:rPr>
                <w:noProof/>
                <w:webHidden/>
              </w:rPr>
              <w:fldChar w:fldCharType="end"/>
            </w:r>
          </w:hyperlink>
        </w:p>
        <w:p w:rsidR="00A67126" w:rsidRDefault="00A67126" w14:paraId="6FD29497" w14:textId="2E63728D">
          <w:pPr>
            <w:pStyle w:val="TOC2"/>
            <w:tabs>
              <w:tab w:val="left" w:pos="960"/>
              <w:tab w:val="right" w:leader="dot" w:pos="9016"/>
            </w:tabs>
            <w:rPr>
              <w:noProof/>
            </w:rPr>
          </w:pPr>
          <w:hyperlink w:history="1" w:anchor="_Toc225287837">
            <w:r w:rsidRPr="00D11E38">
              <w:rPr>
                <w:rStyle w:val="Hyperlink"/>
                <w:rFonts w:ascii="Calibri" w:hAnsi="Calibri" w:cs="Calibri"/>
                <w:noProof/>
              </w:rPr>
              <w:t>8.1</w:t>
            </w:r>
            <w:r>
              <w:rPr>
                <w:noProof/>
              </w:rPr>
              <w:tab/>
            </w:r>
            <w:r w:rsidRPr="00D11E38">
              <w:rPr>
                <w:rStyle w:val="Hyperlink"/>
                <w:rFonts w:ascii="Calibri" w:hAnsi="Calibri" w:cs="Calibri"/>
                <w:noProof/>
              </w:rPr>
              <w:t>CM-02 – Automated Case Tracking &amp; Reminder System</w:t>
            </w:r>
            <w:r>
              <w:rPr>
                <w:noProof/>
                <w:webHidden/>
              </w:rPr>
              <w:tab/>
            </w:r>
            <w:r>
              <w:rPr>
                <w:noProof/>
                <w:webHidden/>
              </w:rPr>
              <w:fldChar w:fldCharType="begin"/>
            </w:r>
            <w:r>
              <w:rPr>
                <w:noProof/>
                <w:webHidden/>
              </w:rPr>
              <w:instrText xml:space="preserve"> PAGEREF _Toc225287837 \h </w:instrText>
            </w:r>
            <w:r>
              <w:rPr>
                <w:noProof/>
                <w:webHidden/>
              </w:rPr>
            </w:r>
            <w:r>
              <w:rPr>
                <w:noProof/>
                <w:webHidden/>
              </w:rPr>
              <w:fldChar w:fldCharType="separate"/>
            </w:r>
            <w:r>
              <w:rPr>
                <w:noProof/>
                <w:webHidden/>
              </w:rPr>
              <w:t>15</w:t>
            </w:r>
            <w:r>
              <w:rPr>
                <w:noProof/>
                <w:webHidden/>
              </w:rPr>
              <w:fldChar w:fldCharType="end"/>
            </w:r>
          </w:hyperlink>
        </w:p>
        <w:p w:rsidR="00A67126" w:rsidRDefault="00A67126" w14:paraId="7C9B595E" w14:textId="62223F72">
          <w:pPr>
            <w:pStyle w:val="TOC3"/>
            <w:tabs>
              <w:tab w:val="left" w:pos="1440"/>
              <w:tab w:val="right" w:leader="dot" w:pos="9016"/>
            </w:tabs>
            <w:rPr>
              <w:noProof/>
            </w:rPr>
          </w:pPr>
          <w:hyperlink w:history="1" w:anchor="_Toc225287838">
            <w:r w:rsidRPr="00D11E38">
              <w:rPr>
                <w:rStyle w:val="Hyperlink"/>
                <w:rFonts w:ascii="Calibri" w:hAnsi="Calibri" w:cs="Calibri"/>
                <w:noProof/>
              </w:rPr>
              <w:t>8.1.1</w:t>
            </w:r>
            <w:r>
              <w:rPr>
                <w:noProof/>
              </w:rPr>
              <w:tab/>
            </w:r>
            <w:r w:rsidRPr="00D11E38">
              <w:rPr>
                <w:rStyle w:val="Hyperlink"/>
                <w:rFonts w:ascii="Calibri" w:hAnsi="Calibri" w:cs="Calibri"/>
                <w:noProof/>
              </w:rPr>
              <w:t>Feature Overview</w:t>
            </w:r>
            <w:r>
              <w:rPr>
                <w:noProof/>
                <w:webHidden/>
              </w:rPr>
              <w:tab/>
            </w:r>
            <w:r>
              <w:rPr>
                <w:noProof/>
                <w:webHidden/>
              </w:rPr>
              <w:fldChar w:fldCharType="begin"/>
            </w:r>
            <w:r>
              <w:rPr>
                <w:noProof/>
                <w:webHidden/>
              </w:rPr>
              <w:instrText xml:space="preserve"> PAGEREF _Toc225287838 \h </w:instrText>
            </w:r>
            <w:r>
              <w:rPr>
                <w:noProof/>
                <w:webHidden/>
              </w:rPr>
            </w:r>
            <w:r>
              <w:rPr>
                <w:noProof/>
                <w:webHidden/>
              </w:rPr>
              <w:fldChar w:fldCharType="separate"/>
            </w:r>
            <w:r>
              <w:rPr>
                <w:noProof/>
                <w:webHidden/>
              </w:rPr>
              <w:t>15</w:t>
            </w:r>
            <w:r>
              <w:rPr>
                <w:noProof/>
                <w:webHidden/>
              </w:rPr>
              <w:fldChar w:fldCharType="end"/>
            </w:r>
          </w:hyperlink>
        </w:p>
        <w:p w:rsidR="00A67126" w:rsidRDefault="00A67126" w14:paraId="6EC0565E" w14:textId="40888EBD">
          <w:pPr>
            <w:pStyle w:val="TOC3"/>
            <w:tabs>
              <w:tab w:val="left" w:pos="1440"/>
              <w:tab w:val="right" w:leader="dot" w:pos="9016"/>
            </w:tabs>
            <w:rPr>
              <w:noProof/>
            </w:rPr>
          </w:pPr>
          <w:hyperlink w:history="1" w:anchor="_Toc225287839">
            <w:r w:rsidRPr="00D11E38">
              <w:rPr>
                <w:rStyle w:val="Hyperlink"/>
                <w:rFonts w:ascii="Calibri" w:hAnsi="Calibri" w:cs="Calibri"/>
                <w:noProof/>
              </w:rPr>
              <w:t>8.1.2</w:t>
            </w:r>
            <w:r>
              <w:rPr>
                <w:noProof/>
              </w:rPr>
              <w:tab/>
            </w:r>
            <w:r w:rsidRPr="00D11E38">
              <w:rPr>
                <w:rStyle w:val="Hyperlink"/>
                <w:rFonts w:ascii="Calibri" w:hAnsi="Calibri" w:cs="Calibri"/>
                <w:noProof/>
              </w:rPr>
              <w:t>Functional Requirements</w:t>
            </w:r>
            <w:r>
              <w:rPr>
                <w:noProof/>
                <w:webHidden/>
              </w:rPr>
              <w:tab/>
            </w:r>
            <w:r>
              <w:rPr>
                <w:noProof/>
                <w:webHidden/>
              </w:rPr>
              <w:fldChar w:fldCharType="begin"/>
            </w:r>
            <w:r>
              <w:rPr>
                <w:noProof/>
                <w:webHidden/>
              </w:rPr>
              <w:instrText xml:space="preserve"> PAGEREF _Toc225287839 \h </w:instrText>
            </w:r>
            <w:r>
              <w:rPr>
                <w:noProof/>
                <w:webHidden/>
              </w:rPr>
            </w:r>
            <w:r>
              <w:rPr>
                <w:noProof/>
                <w:webHidden/>
              </w:rPr>
              <w:fldChar w:fldCharType="separate"/>
            </w:r>
            <w:r>
              <w:rPr>
                <w:noProof/>
                <w:webHidden/>
              </w:rPr>
              <w:t>17</w:t>
            </w:r>
            <w:r>
              <w:rPr>
                <w:noProof/>
                <w:webHidden/>
              </w:rPr>
              <w:fldChar w:fldCharType="end"/>
            </w:r>
          </w:hyperlink>
        </w:p>
        <w:p w:rsidR="00A67126" w:rsidRDefault="00A67126" w14:paraId="63BE51A7" w14:textId="01A23195">
          <w:pPr>
            <w:pStyle w:val="TOC3"/>
            <w:tabs>
              <w:tab w:val="left" w:pos="1440"/>
              <w:tab w:val="right" w:leader="dot" w:pos="9016"/>
            </w:tabs>
            <w:rPr>
              <w:noProof/>
            </w:rPr>
          </w:pPr>
          <w:hyperlink w:history="1" w:anchor="_Toc225287840">
            <w:r w:rsidRPr="00D11E38">
              <w:rPr>
                <w:rStyle w:val="Hyperlink"/>
                <w:rFonts w:ascii="Calibri" w:hAnsi="Calibri" w:cs="Calibri"/>
                <w:noProof/>
              </w:rPr>
              <w:t>8.1.3</w:t>
            </w:r>
            <w:r>
              <w:rPr>
                <w:noProof/>
              </w:rPr>
              <w:tab/>
            </w:r>
            <w:r w:rsidRPr="00D11E38">
              <w:rPr>
                <w:rStyle w:val="Hyperlink"/>
                <w:rFonts w:ascii="Calibri" w:hAnsi="Calibri" w:cs="Calibri"/>
                <w:noProof/>
              </w:rPr>
              <w:t>Type of Notification Scenarios</w:t>
            </w:r>
            <w:r>
              <w:rPr>
                <w:noProof/>
                <w:webHidden/>
              </w:rPr>
              <w:tab/>
            </w:r>
            <w:r>
              <w:rPr>
                <w:noProof/>
                <w:webHidden/>
              </w:rPr>
              <w:fldChar w:fldCharType="begin"/>
            </w:r>
            <w:r>
              <w:rPr>
                <w:noProof/>
                <w:webHidden/>
              </w:rPr>
              <w:instrText xml:space="preserve"> PAGEREF _Toc225287840 \h </w:instrText>
            </w:r>
            <w:r>
              <w:rPr>
                <w:noProof/>
                <w:webHidden/>
              </w:rPr>
            </w:r>
            <w:r>
              <w:rPr>
                <w:noProof/>
                <w:webHidden/>
              </w:rPr>
              <w:fldChar w:fldCharType="separate"/>
            </w:r>
            <w:r>
              <w:rPr>
                <w:noProof/>
                <w:webHidden/>
              </w:rPr>
              <w:t>21</w:t>
            </w:r>
            <w:r>
              <w:rPr>
                <w:noProof/>
                <w:webHidden/>
              </w:rPr>
              <w:fldChar w:fldCharType="end"/>
            </w:r>
          </w:hyperlink>
        </w:p>
        <w:p w:rsidR="00A67126" w:rsidRDefault="00A67126" w14:paraId="174F571A" w14:textId="41E85367">
          <w:pPr>
            <w:pStyle w:val="TOC3"/>
            <w:tabs>
              <w:tab w:val="left" w:pos="1440"/>
              <w:tab w:val="right" w:leader="dot" w:pos="9016"/>
            </w:tabs>
            <w:rPr>
              <w:noProof/>
            </w:rPr>
          </w:pPr>
          <w:hyperlink w:history="1" w:anchor="_Toc225287841">
            <w:r w:rsidRPr="00D11E38">
              <w:rPr>
                <w:rStyle w:val="Hyperlink"/>
                <w:rFonts w:ascii="Calibri" w:hAnsi="Calibri" w:eastAsia="Calibri" w:cs="Calibri"/>
                <w:noProof/>
              </w:rPr>
              <w:t>8.1.4</w:t>
            </w:r>
            <w:r>
              <w:rPr>
                <w:noProof/>
              </w:rPr>
              <w:tab/>
            </w:r>
            <w:r w:rsidRPr="00D11E38">
              <w:rPr>
                <w:rStyle w:val="Hyperlink"/>
                <w:rFonts w:ascii="Calibri" w:hAnsi="Calibri" w:eastAsia="Calibri" w:cs="Calibri"/>
                <w:noProof/>
              </w:rPr>
              <w:t>Notification Message Template</w:t>
            </w:r>
            <w:r>
              <w:rPr>
                <w:noProof/>
                <w:webHidden/>
              </w:rPr>
              <w:tab/>
            </w:r>
            <w:r>
              <w:rPr>
                <w:noProof/>
                <w:webHidden/>
              </w:rPr>
              <w:fldChar w:fldCharType="begin"/>
            </w:r>
            <w:r>
              <w:rPr>
                <w:noProof/>
                <w:webHidden/>
              </w:rPr>
              <w:instrText xml:space="preserve"> PAGEREF _Toc225287841 \h </w:instrText>
            </w:r>
            <w:r>
              <w:rPr>
                <w:noProof/>
                <w:webHidden/>
              </w:rPr>
            </w:r>
            <w:r>
              <w:rPr>
                <w:noProof/>
                <w:webHidden/>
              </w:rPr>
              <w:fldChar w:fldCharType="separate"/>
            </w:r>
            <w:r>
              <w:rPr>
                <w:noProof/>
                <w:webHidden/>
              </w:rPr>
              <w:t>24</w:t>
            </w:r>
            <w:r>
              <w:rPr>
                <w:noProof/>
                <w:webHidden/>
              </w:rPr>
              <w:fldChar w:fldCharType="end"/>
            </w:r>
          </w:hyperlink>
        </w:p>
        <w:p w:rsidR="00A67126" w:rsidRDefault="00A67126" w14:paraId="59CD3558" w14:textId="564883A7">
          <w:pPr>
            <w:pStyle w:val="TOC2"/>
            <w:tabs>
              <w:tab w:val="left" w:pos="960"/>
              <w:tab w:val="right" w:leader="dot" w:pos="9016"/>
            </w:tabs>
            <w:rPr>
              <w:noProof/>
            </w:rPr>
          </w:pPr>
          <w:hyperlink w:history="1" w:anchor="_Toc225287842">
            <w:r w:rsidRPr="00D11E38">
              <w:rPr>
                <w:rStyle w:val="Hyperlink"/>
                <w:rFonts w:ascii="Calibri" w:hAnsi="Calibri" w:cs="Calibri"/>
                <w:noProof/>
              </w:rPr>
              <w:t>8.2</w:t>
            </w:r>
            <w:r>
              <w:rPr>
                <w:noProof/>
              </w:rPr>
              <w:tab/>
            </w:r>
            <w:r w:rsidRPr="00D11E38">
              <w:rPr>
                <w:rStyle w:val="Hyperlink"/>
                <w:rFonts w:ascii="Calibri" w:hAnsi="Calibri" w:cs="Calibri"/>
                <w:noProof/>
              </w:rPr>
              <w:t>CM-03 – Post-Resolution Reply Detection</w:t>
            </w:r>
            <w:r>
              <w:rPr>
                <w:noProof/>
                <w:webHidden/>
              </w:rPr>
              <w:tab/>
            </w:r>
            <w:r>
              <w:rPr>
                <w:noProof/>
                <w:webHidden/>
              </w:rPr>
              <w:fldChar w:fldCharType="begin"/>
            </w:r>
            <w:r>
              <w:rPr>
                <w:noProof/>
                <w:webHidden/>
              </w:rPr>
              <w:instrText xml:space="preserve"> PAGEREF _Toc225287842 \h </w:instrText>
            </w:r>
            <w:r>
              <w:rPr>
                <w:noProof/>
                <w:webHidden/>
              </w:rPr>
            </w:r>
            <w:r>
              <w:rPr>
                <w:noProof/>
                <w:webHidden/>
              </w:rPr>
              <w:fldChar w:fldCharType="separate"/>
            </w:r>
            <w:r>
              <w:rPr>
                <w:noProof/>
                <w:webHidden/>
              </w:rPr>
              <w:t>27</w:t>
            </w:r>
            <w:r>
              <w:rPr>
                <w:noProof/>
                <w:webHidden/>
              </w:rPr>
              <w:fldChar w:fldCharType="end"/>
            </w:r>
          </w:hyperlink>
        </w:p>
        <w:p w:rsidR="00A67126" w:rsidRDefault="00A67126" w14:paraId="308453F3" w14:textId="1B444DDA">
          <w:pPr>
            <w:pStyle w:val="TOC3"/>
            <w:tabs>
              <w:tab w:val="left" w:pos="1440"/>
              <w:tab w:val="right" w:leader="dot" w:pos="9016"/>
            </w:tabs>
            <w:rPr>
              <w:noProof/>
            </w:rPr>
          </w:pPr>
          <w:hyperlink w:history="1" w:anchor="_Toc225287843">
            <w:r w:rsidRPr="00D11E38">
              <w:rPr>
                <w:rStyle w:val="Hyperlink"/>
                <w:rFonts w:ascii="Calibri" w:hAnsi="Calibri" w:cs="Calibri"/>
                <w:noProof/>
              </w:rPr>
              <w:t>8.2.1</w:t>
            </w:r>
            <w:r>
              <w:rPr>
                <w:noProof/>
              </w:rPr>
              <w:tab/>
            </w:r>
            <w:r w:rsidRPr="00D11E38">
              <w:rPr>
                <w:rStyle w:val="Hyperlink"/>
                <w:rFonts w:ascii="Calibri" w:hAnsi="Calibri" w:cs="Calibri"/>
                <w:noProof/>
              </w:rPr>
              <w:t>Feature Overview</w:t>
            </w:r>
            <w:r>
              <w:rPr>
                <w:noProof/>
                <w:webHidden/>
              </w:rPr>
              <w:tab/>
            </w:r>
            <w:r>
              <w:rPr>
                <w:noProof/>
                <w:webHidden/>
              </w:rPr>
              <w:fldChar w:fldCharType="begin"/>
            </w:r>
            <w:r>
              <w:rPr>
                <w:noProof/>
                <w:webHidden/>
              </w:rPr>
              <w:instrText xml:space="preserve"> PAGEREF _Toc225287843 \h </w:instrText>
            </w:r>
            <w:r>
              <w:rPr>
                <w:noProof/>
                <w:webHidden/>
              </w:rPr>
            </w:r>
            <w:r>
              <w:rPr>
                <w:noProof/>
                <w:webHidden/>
              </w:rPr>
              <w:fldChar w:fldCharType="separate"/>
            </w:r>
            <w:r>
              <w:rPr>
                <w:noProof/>
                <w:webHidden/>
              </w:rPr>
              <w:t>27</w:t>
            </w:r>
            <w:r>
              <w:rPr>
                <w:noProof/>
                <w:webHidden/>
              </w:rPr>
              <w:fldChar w:fldCharType="end"/>
            </w:r>
          </w:hyperlink>
        </w:p>
        <w:p w:rsidR="00A67126" w:rsidRDefault="00A67126" w14:paraId="5F956917" w14:textId="7EA7B7CF">
          <w:pPr>
            <w:pStyle w:val="TOC3"/>
            <w:tabs>
              <w:tab w:val="left" w:pos="1440"/>
              <w:tab w:val="right" w:leader="dot" w:pos="9016"/>
            </w:tabs>
            <w:rPr>
              <w:noProof/>
            </w:rPr>
          </w:pPr>
          <w:hyperlink w:history="1" w:anchor="_Toc225287844">
            <w:r w:rsidRPr="00D11E38">
              <w:rPr>
                <w:rStyle w:val="Hyperlink"/>
                <w:rFonts w:ascii="Calibri" w:hAnsi="Calibri" w:cs="Calibri"/>
                <w:noProof/>
              </w:rPr>
              <w:t>8.2.2</w:t>
            </w:r>
            <w:r>
              <w:rPr>
                <w:noProof/>
              </w:rPr>
              <w:tab/>
            </w:r>
            <w:r w:rsidRPr="00D11E38">
              <w:rPr>
                <w:rStyle w:val="Hyperlink"/>
                <w:rFonts w:ascii="Calibri" w:hAnsi="Calibri" w:cs="Calibri"/>
                <w:noProof/>
              </w:rPr>
              <w:t>High-Level Process Flow</w:t>
            </w:r>
            <w:r>
              <w:rPr>
                <w:noProof/>
                <w:webHidden/>
              </w:rPr>
              <w:tab/>
            </w:r>
            <w:r>
              <w:rPr>
                <w:noProof/>
                <w:webHidden/>
              </w:rPr>
              <w:fldChar w:fldCharType="begin"/>
            </w:r>
            <w:r>
              <w:rPr>
                <w:noProof/>
                <w:webHidden/>
              </w:rPr>
              <w:instrText xml:space="preserve"> PAGEREF _Toc225287844 \h </w:instrText>
            </w:r>
            <w:r>
              <w:rPr>
                <w:noProof/>
                <w:webHidden/>
              </w:rPr>
            </w:r>
            <w:r>
              <w:rPr>
                <w:noProof/>
                <w:webHidden/>
              </w:rPr>
              <w:fldChar w:fldCharType="separate"/>
            </w:r>
            <w:r>
              <w:rPr>
                <w:noProof/>
                <w:webHidden/>
              </w:rPr>
              <w:t>27</w:t>
            </w:r>
            <w:r>
              <w:rPr>
                <w:noProof/>
                <w:webHidden/>
              </w:rPr>
              <w:fldChar w:fldCharType="end"/>
            </w:r>
          </w:hyperlink>
        </w:p>
        <w:p w:rsidR="00A67126" w:rsidRDefault="00A67126" w14:paraId="01ED9311" w14:textId="4ECD0ABC">
          <w:pPr>
            <w:pStyle w:val="TOC3"/>
            <w:tabs>
              <w:tab w:val="left" w:pos="1440"/>
              <w:tab w:val="right" w:leader="dot" w:pos="9016"/>
            </w:tabs>
            <w:rPr>
              <w:noProof/>
            </w:rPr>
          </w:pPr>
          <w:hyperlink w:history="1" w:anchor="_Toc225287845">
            <w:r w:rsidRPr="00D11E38">
              <w:rPr>
                <w:rStyle w:val="Hyperlink"/>
                <w:rFonts w:ascii="Calibri" w:hAnsi="Calibri" w:cs="Calibri"/>
                <w:noProof/>
              </w:rPr>
              <w:t>8.2.3</w:t>
            </w:r>
            <w:r>
              <w:rPr>
                <w:noProof/>
              </w:rPr>
              <w:tab/>
            </w:r>
            <w:r w:rsidRPr="00D11E38">
              <w:rPr>
                <w:rStyle w:val="Hyperlink"/>
                <w:rFonts w:ascii="Calibri" w:hAnsi="Calibri" w:cs="Calibri"/>
                <w:noProof/>
              </w:rPr>
              <w:t>Functional Requirements</w:t>
            </w:r>
            <w:r>
              <w:rPr>
                <w:noProof/>
                <w:webHidden/>
              </w:rPr>
              <w:tab/>
            </w:r>
            <w:r>
              <w:rPr>
                <w:noProof/>
                <w:webHidden/>
              </w:rPr>
              <w:fldChar w:fldCharType="begin"/>
            </w:r>
            <w:r>
              <w:rPr>
                <w:noProof/>
                <w:webHidden/>
              </w:rPr>
              <w:instrText xml:space="preserve"> PAGEREF _Toc225287845 \h </w:instrText>
            </w:r>
            <w:r>
              <w:rPr>
                <w:noProof/>
                <w:webHidden/>
              </w:rPr>
            </w:r>
            <w:r>
              <w:rPr>
                <w:noProof/>
                <w:webHidden/>
              </w:rPr>
              <w:fldChar w:fldCharType="separate"/>
            </w:r>
            <w:r>
              <w:rPr>
                <w:noProof/>
                <w:webHidden/>
              </w:rPr>
              <w:t>27</w:t>
            </w:r>
            <w:r>
              <w:rPr>
                <w:noProof/>
                <w:webHidden/>
              </w:rPr>
              <w:fldChar w:fldCharType="end"/>
            </w:r>
          </w:hyperlink>
        </w:p>
        <w:p w:rsidR="00A67126" w:rsidRDefault="00A67126" w14:paraId="122FA262" w14:textId="45EB8780">
          <w:pPr>
            <w:pStyle w:val="TOC3"/>
            <w:tabs>
              <w:tab w:val="left" w:pos="1440"/>
              <w:tab w:val="right" w:leader="dot" w:pos="9016"/>
            </w:tabs>
            <w:rPr>
              <w:noProof/>
            </w:rPr>
          </w:pPr>
          <w:hyperlink w:history="1" w:anchor="_Toc225287846">
            <w:r w:rsidRPr="00D11E38">
              <w:rPr>
                <w:rStyle w:val="Hyperlink"/>
                <w:rFonts w:ascii="Calibri" w:hAnsi="Calibri" w:eastAsia="Calibri" w:cs="Calibri"/>
                <w:noProof/>
              </w:rPr>
              <w:t>8.2.4</w:t>
            </w:r>
            <w:r>
              <w:rPr>
                <w:noProof/>
              </w:rPr>
              <w:tab/>
            </w:r>
            <w:r w:rsidRPr="00D11E38">
              <w:rPr>
                <w:rStyle w:val="Hyperlink"/>
                <w:rFonts w:ascii="Calibri" w:hAnsi="Calibri" w:eastAsia="Calibri" w:cs="Calibri"/>
                <w:noProof/>
              </w:rPr>
              <w:t>Notification Message Template</w:t>
            </w:r>
            <w:r>
              <w:rPr>
                <w:noProof/>
                <w:webHidden/>
              </w:rPr>
              <w:tab/>
            </w:r>
            <w:r>
              <w:rPr>
                <w:noProof/>
                <w:webHidden/>
              </w:rPr>
              <w:fldChar w:fldCharType="begin"/>
            </w:r>
            <w:r>
              <w:rPr>
                <w:noProof/>
                <w:webHidden/>
              </w:rPr>
              <w:instrText xml:space="preserve"> PAGEREF _Toc225287846 \h </w:instrText>
            </w:r>
            <w:r>
              <w:rPr>
                <w:noProof/>
                <w:webHidden/>
              </w:rPr>
            </w:r>
            <w:r>
              <w:rPr>
                <w:noProof/>
                <w:webHidden/>
              </w:rPr>
              <w:fldChar w:fldCharType="separate"/>
            </w:r>
            <w:r>
              <w:rPr>
                <w:noProof/>
                <w:webHidden/>
              </w:rPr>
              <w:t>28</w:t>
            </w:r>
            <w:r>
              <w:rPr>
                <w:noProof/>
                <w:webHidden/>
              </w:rPr>
              <w:fldChar w:fldCharType="end"/>
            </w:r>
          </w:hyperlink>
        </w:p>
        <w:p w:rsidR="00A67126" w:rsidRDefault="00A67126" w14:paraId="48754DB7" w14:textId="39A9F516">
          <w:pPr>
            <w:pStyle w:val="TOC2"/>
            <w:tabs>
              <w:tab w:val="left" w:pos="960"/>
              <w:tab w:val="right" w:leader="dot" w:pos="9016"/>
            </w:tabs>
            <w:rPr>
              <w:noProof/>
            </w:rPr>
          </w:pPr>
          <w:hyperlink w:history="1" w:anchor="_Toc225287847">
            <w:r w:rsidRPr="00D11E38">
              <w:rPr>
                <w:rStyle w:val="Hyperlink"/>
                <w:rFonts w:ascii="Calibri" w:hAnsi="Calibri" w:cs="Calibri"/>
                <w:noProof/>
              </w:rPr>
              <w:t>8.3</w:t>
            </w:r>
            <w:r>
              <w:rPr>
                <w:noProof/>
              </w:rPr>
              <w:tab/>
            </w:r>
            <w:r w:rsidRPr="00D11E38">
              <w:rPr>
                <w:rStyle w:val="Hyperlink"/>
                <w:rFonts w:ascii="Calibri" w:hAnsi="Calibri" w:cs="Calibri"/>
                <w:noProof/>
              </w:rPr>
              <w:t>CM-08 – Outstanding Actions Visibility</w:t>
            </w:r>
            <w:r>
              <w:rPr>
                <w:noProof/>
                <w:webHidden/>
              </w:rPr>
              <w:tab/>
            </w:r>
            <w:r>
              <w:rPr>
                <w:noProof/>
                <w:webHidden/>
              </w:rPr>
              <w:fldChar w:fldCharType="begin"/>
            </w:r>
            <w:r>
              <w:rPr>
                <w:noProof/>
                <w:webHidden/>
              </w:rPr>
              <w:instrText xml:space="preserve"> PAGEREF _Toc225287847 \h </w:instrText>
            </w:r>
            <w:r>
              <w:rPr>
                <w:noProof/>
                <w:webHidden/>
              </w:rPr>
            </w:r>
            <w:r>
              <w:rPr>
                <w:noProof/>
                <w:webHidden/>
              </w:rPr>
              <w:fldChar w:fldCharType="separate"/>
            </w:r>
            <w:r>
              <w:rPr>
                <w:noProof/>
                <w:webHidden/>
              </w:rPr>
              <w:t>29</w:t>
            </w:r>
            <w:r>
              <w:rPr>
                <w:noProof/>
                <w:webHidden/>
              </w:rPr>
              <w:fldChar w:fldCharType="end"/>
            </w:r>
          </w:hyperlink>
        </w:p>
        <w:p w:rsidR="00A67126" w:rsidRDefault="00A67126" w14:paraId="5733343B" w14:textId="610888FB">
          <w:pPr>
            <w:pStyle w:val="TOC3"/>
            <w:tabs>
              <w:tab w:val="left" w:pos="1440"/>
              <w:tab w:val="right" w:leader="dot" w:pos="9016"/>
            </w:tabs>
            <w:rPr>
              <w:noProof/>
            </w:rPr>
          </w:pPr>
          <w:hyperlink w:history="1" w:anchor="_Toc225287848">
            <w:r w:rsidRPr="00D11E38">
              <w:rPr>
                <w:rStyle w:val="Hyperlink"/>
                <w:rFonts w:ascii="Calibri" w:hAnsi="Calibri" w:cs="Calibri"/>
                <w:noProof/>
              </w:rPr>
              <w:t>8.3.1</w:t>
            </w:r>
            <w:r>
              <w:rPr>
                <w:noProof/>
              </w:rPr>
              <w:tab/>
            </w:r>
            <w:r w:rsidRPr="00D11E38">
              <w:rPr>
                <w:rStyle w:val="Hyperlink"/>
                <w:rFonts w:ascii="Calibri" w:hAnsi="Calibri" w:cs="Calibri"/>
                <w:noProof/>
              </w:rPr>
              <w:t>Feature Overview</w:t>
            </w:r>
            <w:r>
              <w:rPr>
                <w:noProof/>
                <w:webHidden/>
              </w:rPr>
              <w:tab/>
            </w:r>
            <w:r>
              <w:rPr>
                <w:noProof/>
                <w:webHidden/>
              </w:rPr>
              <w:fldChar w:fldCharType="begin"/>
            </w:r>
            <w:r>
              <w:rPr>
                <w:noProof/>
                <w:webHidden/>
              </w:rPr>
              <w:instrText xml:space="preserve"> PAGEREF _Toc225287848 \h </w:instrText>
            </w:r>
            <w:r>
              <w:rPr>
                <w:noProof/>
                <w:webHidden/>
              </w:rPr>
            </w:r>
            <w:r>
              <w:rPr>
                <w:noProof/>
                <w:webHidden/>
              </w:rPr>
              <w:fldChar w:fldCharType="separate"/>
            </w:r>
            <w:r>
              <w:rPr>
                <w:noProof/>
                <w:webHidden/>
              </w:rPr>
              <w:t>29</w:t>
            </w:r>
            <w:r>
              <w:rPr>
                <w:noProof/>
                <w:webHidden/>
              </w:rPr>
              <w:fldChar w:fldCharType="end"/>
            </w:r>
          </w:hyperlink>
        </w:p>
        <w:p w:rsidR="00A67126" w:rsidRDefault="00A67126" w14:paraId="62679199" w14:textId="6FB46901">
          <w:pPr>
            <w:pStyle w:val="TOC3"/>
            <w:tabs>
              <w:tab w:val="left" w:pos="1440"/>
              <w:tab w:val="right" w:leader="dot" w:pos="9016"/>
            </w:tabs>
            <w:rPr>
              <w:noProof/>
            </w:rPr>
          </w:pPr>
          <w:hyperlink w:history="1" w:anchor="_Toc225287849">
            <w:r w:rsidRPr="00D11E38">
              <w:rPr>
                <w:rStyle w:val="Hyperlink"/>
                <w:rFonts w:ascii="Calibri" w:hAnsi="Calibri" w:cs="Calibri"/>
                <w:noProof/>
              </w:rPr>
              <w:t>8.3.2</w:t>
            </w:r>
            <w:r>
              <w:rPr>
                <w:noProof/>
              </w:rPr>
              <w:tab/>
            </w:r>
            <w:r w:rsidRPr="00D11E38">
              <w:rPr>
                <w:rStyle w:val="Hyperlink"/>
                <w:rFonts w:ascii="Calibri" w:hAnsi="Calibri" w:cs="Calibri"/>
                <w:noProof/>
              </w:rPr>
              <w:t>Functional Requirements</w:t>
            </w:r>
            <w:r>
              <w:rPr>
                <w:noProof/>
                <w:webHidden/>
              </w:rPr>
              <w:tab/>
            </w:r>
            <w:r>
              <w:rPr>
                <w:noProof/>
                <w:webHidden/>
              </w:rPr>
              <w:fldChar w:fldCharType="begin"/>
            </w:r>
            <w:r>
              <w:rPr>
                <w:noProof/>
                <w:webHidden/>
              </w:rPr>
              <w:instrText xml:space="preserve"> PAGEREF _Toc225287849 \h </w:instrText>
            </w:r>
            <w:r>
              <w:rPr>
                <w:noProof/>
                <w:webHidden/>
              </w:rPr>
            </w:r>
            <w:r>
              <w:rPr>
                <w:noProof/>
                <w:webHidden/>
              </w:rPr>
              <w:fldChar w:fldCharType="separate"/>
            </w:r>
            <w:r>
              <w:rPr>
                <w:noProof/>
                <w:webHidden/>
              </w:rPr>
              <w:t>29</w:t>
            </w:r>
            <w:r>
              <w:rPr>
                <w:noProof/>
                <w:webHidden/>
              </w:rPr>
              <w:fldChar w:fldCharType="end"/>
            </w:r>
          </w:hyperlink>
        </w:p>
        <w:p w:rsidR="00A67126" w:rsidRDefault="00A67126" w14:paraId="3A499670" w14:textId="1AEA82C7">
          <w:pPr>
            <w:pStyle w:val="TOC2"/>
            <w:tabs>
              <w:tab w:val="left" w:pos="960"/>
              <w:tab w:val="right" w:leader="dot" w:pos="9016"/>
            </w:tabs>
            <w:rPr>
              <w:noProof/>
            </w:rPr>
          </w:pPr>
          <w:hyperlink w:history="1" w:anchor="_Toc225287850">
            <w:r w:rsidRPr="00D11E38">
              <w:rPr>
                <w:rStyle w:val="Hyperlink"/>
                <w:rFonts w:ascii="Calibri" w:hAnsi="Calibri" w:cs="Calibri"/>
                <w:noProof/>
              </w:rPr>
              <w:t>8.4</w:t>
            </w:r>
            <w:r>
              <w:rPr>
                <w:noProof/>
              </w:rPr>
              <w:tab/>
            </w:r>
            <w:r w:rsidRPr="00D11E38">
              <w:rPr>
                <w:rStyle w:val="Hyperlink"/>
                <w:rFonts w:ascii="Calibri" w:hAnsi="Calibri" w:cs="Calibri"/>
                <w:noProof/>
              </w:rPr>
              <w:t>CM-09 – Case Visibility</w:t>
            </w:r>
            <w:r>
              <w:rPr>
                <w:noProof/>
                <w:webHidden/>
              </w:rPr>
              <w:tab/>
            </w:r>
            <w:r>
              <w:rPr>
                <w:noProof/>
                <w:webHidden/>
              </w:rPr>
              <w:fldChar w:fldCharType="begin"/>
            </w:r>
            <w:r>
              <w:rPr>
                <w:noProof/>
                <w:webHidden/>
              </w:rPr>
              <w:instrText xml:space="preserve"> PAGEREF _Toc225287850 \h </w:instrText>
            </w:r>
            <w:r>
              <w:rPr>
                <w:noProof/>
                <w:webHidden/>
              </w:rPr>
            </w:r>
            <w:r>
              <w:rPr>
                <w:noProof/>
                <w:webHidden/>
              </w:rPr>
              <w:fldChar w:fldCharType="separate"/>
            </w:r>
            <w:r>
              <w:rPr>
                <w:noProof/>
                <w:webHidden/>
              </w:rPr>
              <w:t>30</w:t>
            </w:r>
            <w:r>
              <w:rPr>
                <w:noProof/>
                <w:webHidden/>
              </w:rPr>
              <w:fldChar w:fldCharType="end"/>
            </w:r>
          </w:hyperlink>
        </w:p>
        <w:p w:rsidR="00A67126" w:rsidRDefault="00A67126" w14:paraId="341D2A31" w14:textId="0C4F306A">
          <w:pPr>
            <w:pStyle w:val="TOC3"/>
            <w:tabs>
              <w:tab w:val="left" w:pos="1440"/>
              <w:tab w:val="right" w:leader="dot" w:pos="9016"/>
            </w:tabs>
            <w:rPr>
              <w:noProof/>
            </w:rPr>
          </w:pPr>
          <w:hyperlink w:history="1" w:anchor="_Toc225287851">
            <w:r w:rsidRPr="00D11E38">
              <w:rPr>
                <w:rStyle w:val="Hyperlink"/>
                <w:rFonts w:ascii="Calibri" w:hAnsi="Calibri" w:cs="Calibri"/>
                <w:noProof/>
              </w:rPr>
              <w:t>8.4.1</w:t>
            </w:r>
            <w:r>
              <w:rPr>
                <w:noProof/>
              </w:rPr>
              <w:tab/>
            </w:r>
            <w:r w:rsidRPr="00D11E38">
              <w:rPr>
                <w:rStyle w:val="Hyperlink"/>
                <w:rFonts w:ascii="Calibri" w:hAnsi="Calibri" w:cs="Calibri"/>
                <w:noProof/>
              </w:rPr>
              <w:t>Feature Overview</w:t>
            </w:r>
            <w:r>
              <w:rPr>
                <w:noProof/>
                <w:webHidden/>
              </w:rPr>
              <w:tab/>
            </w:r>
            <w:r>
              <w:rPr>
                <w:noProof/>
                <w:webHidden/>
              </w:rPr>
              <w:fldChar w:fldCharType="begin"/>
            </w:r>
            <w:r>
              <w:rPr>
                <w:noProof/>
                <w:webHidden/>
              </w:rPr>
              <w:instrText xml:space="preserve"> PAGEREF _Toc225287851 \h </w:instrText>
            </w:r>
            <w:r>
              <w:rPr>
                <w:noProof/>
                <w:webHidden/>
              </w:rPr>
            </w:r>
            <w:r>
              <w:rPr>
                <w:noProof/>
                <w:webHidden/>
              </w:rPr>
              <w:fldChar w:fldCharType="separate"/>
            </w:r>
            <w:r>
              <w:rPr>
                <w:noProof/>
                <w:webHidden/>
              </w:rPr>
              <w:t>30</w:t>
            </w:r>
            <w:r>
              <w:rPr>
                <w:noProof/>
                <w:webHidden/>
              </w:rPr>
              <w:fldChar w:fldCharType="end"/>
            </w:r>
          </w:hyperlink>
        </w:p>
        <w:p w:rsidR="00A67126" w:rsidRDefault="00A67126" w14:paraId="5DE87C08" w14:textId="224CB1DC">
          <w:pPr>
            <w:pStyle w:val="TOC3"/>
            <w:tabs>
              <w:tab w:val="left" w:pos="1440"/>
              <w:tab w:val="right" w:leader="dot" w:pos="9016"/>
            </w:tabs>
            <w:rPr>
              <w:noProof/>
            </w:rPr>
          </w:pPr>
          <w:hyperlink w:history="1" w:anchor="_Toc225287852">
            <w:r w:rsidRPr="00D11E38">
              <w:rPr>
                <w:rStyle w:val="Hyperlink"/>
                <w:rFonts w:ascii="Calibri" w:hAnsi="Calibri" w:cs="Calibri"/>
                <w:noProof/>
              </w:rPr>
              <w:t>8.4.2</w:t>
            </w:r>
            <w:r>
              <w:rPr>
                <w:noProof/>
              </w:rPr>
              <w:tab/>
            </w:r>
            <w:r w:rsidRPr="00D11E38">
              <w:rPr>
                <w:rStyle w:val="Hyperlink"/>
                <w:rFonts w:ascii="Calibri" w:hAnsi="Calibri" w:cs="Calibri"/>
                <w:noProof/>
              </w:rPr>
              <w:t>Functional Requirements</w:t>
            </w:r>
            <w:r>
              <w:rPr>
                <w:noProof/>
                <w:webHidden/>
              </w:rPr>
              <w:tab/>
            </w:r>
            <w:r>
              <w:rPr>
                <w:noProof/>
                <w:webHidden/>
              </w:rPr>
              <w:fldChar w:fldCharType="begin"/>
            </w:r>
            <w:r>
              <w:rPr>
                <w:noProof/>
                <w:webHidden/>
              </w:rPr>
              <w:instrText xml:space="preserve"> PAGEREF _Toc225287852 \h </w:instrText>
            </w:r>
            <w:r>
              <w:rPr>
                <w:noProof/>
                <w:webHidden/>
              </w:rPr>
            </w:r>
            <w:r>
              <w:rPr>
                <w:noProof/>
                <w:webHidden/>
              </w:rPr>
              <w:fldChar w:fldCharType="separate"/>
            </w:r>
            <w:r>
              <w:rPr>
                <w:noProof/>
                <w:webHidden/>
              </w:rPr>
              <w:t>31</w:t>
            </w:r>
            <w:r>
              <w:rPr>
                <w:noProof/>
                <w:webHidden/>
              </w:rPr>
              <w:fldChar w:fldCharType="end"/>
            </w:r>
          </w:hyperlink>
        </w:p>
        <w:p w:rsidR="00A67126" w:rsidRDefault="00A67126" w14:paraId="3AEB1DC4" w14:textId="61BF0745">
          <w:pPr>
            <w:pStyle w:val="TOC3"/>
            <w:tabs>
              <w:tab w:val="left" w:pos="1440"/>
              <w:tab w:val="right" w:leader="dot" w:pos="9016"/>
            </w:tabs>
            <w:rPr>
              <w:noProof/>
            </w:rPr>
          </w:pPr>
          <w:hyperlink w:history="1" w:anchor="_Toc225287853">
            <w:r w:rsidRPr="00D11E38">
              <w:rPr>
                <w:rStyle w:val="Hyperlink"/>
                <w:rFonts w:ascii="Calibri" w:hAnsi="Calibri" w:eastAsia="Calibri" w:cs="Calibri"/>
                <w:noProof/>
              </w:rPr>
              <w:t>8.4.3</w:t>
            </w:r>
            <w:r>
              <w:rPr>
                <w:noProof/>
              </w:rPr>
              <w:tab/>
            </w:r>
            <w:r w:rsidRPr="00D11E38">
              <w:rPr>
                <w:rStyle w:val="Hyperlink"/>
                <w:rFonts w:ascii="Calibri" w:hAnsi="Calibri" w:eastAsia="Calibri" w:cs="Calibri"/>
                <w:noProof/>
              </w:rPr>
              <w:t>Notification Message Template</w:t>
            </w:r>
            <w:r>
              <w:rPr>
                <w:noProof/>
                <w:webHidden/>
              </w:rPr>
              <w:tab/>
            </w:r>
            <w:r>
              <w:rPr>
                <w:noProof/>
                <w:webHidden/>
              </w:rPr>
              <w:fldChar w:fldCharType="begin"/>
            </w:r>
            <w:r>
              <w:rPr>
                <w:noProof/>
                <w:webHidden/>
              </w:rPr>
              <w:instrText xml:space="preserve"> PAGEREF _Toc225287853 \h </w:instrText>
            </w:r>
            <w:r>
              <w:rPr>
                <w:noProof/>
                <w:webHidden/>
              </w:rPr>
            </w:r>
            <w:r>
              <w:rPr>
                <w:noProof/>
                <w:webHidden/>
              </w:rPr>
              <w:fldChar w:fldCharType="separate"/>
            </w:r>
            <w:r>
              <w:rPr>
                <w:noProof/>
                <w:webHidden/>
              </w:rPr>
              <w:t>32</w:t>
            </w:r>
            <w:r>
              <w:rPr>
                <w:noProof/>
                <w:webHidden/>
              </w:rPr>
              <w:fldChar w:fldCharType="end"/>
            </w:r>
          </w:hyperlink>
        </w:p>
        <w:p w:rsidR="00A67126" w:rsidRDefault="00A67126" w14:paraId="68E1C064" w14:textId="690DC976">
          <w:pPr>
            <w:pStyle w:val="TOC1"/>
            <w:tabs>
              <w:tab w:val="left" w:pos="480"/>
              <w:tab w:val="right" w:leader="dot" w:pos="9016"/>
            </w:tabs>
            <w:rPr>
              <w:noProof/>
            </w:rPr>
          </w:pPr>
          <w:hyperlink w:history="1" w:anchor="_Toc225287854">
            <w:r w:rsidRPr="00D11E38">
              <w:rPr>
                <w:rStyle w:val="Hyperlink"/>
                <w:rFonts w:ascii="Calibri" w:hAnsi="Calibri" w:cs="Calibri"/>
                <w:noProof/>
              </w:rPr>
              <w:t>9</w:t>
            </w:r>
            <w:r>
              <w:rPr>
                <w:noProof/>
              </w:rPr>
              <w:tab/>
            </w:r>
            <w:r w:rsidRPr="00D11E38">
              <w:rPr>
                <w:rStyle w:val="Hyperlink"/>
                <w:rFonts w:ascii="Calibri" w:hAnsi="Calibri" w:cs="Calibri"/>
                <w:noProof/>
              </w:rPr>
              <w:t>Notification</w:t>
            </w:r>
            <w:r>
              <w:rPr>
                <w:noProof/>
                <w:webHidden/>
              </w:rPr>
              <w:tab/>
            </w:r>
            <w:r>
              <w:rPr>
                <w:noProof/>
                <w:webHidden/>
              </w:rPr>
              <w:fldChar w:fldCharType="begin"/>
            </w:r>
            <w:r>
              <w:rPr>
                <w:noProof/>
                <w:webHidden/>
              </w:rPr>
              <w:instrText xml:space="preserve"> PAGEREF _Toc225287854 \h </w:instrText>
            </w:r>
            <w:r>
              <w:rPr>
                <w:noProof/>
                <w:webHidden/>
              </w:rPr>
            </w:r>
            <w:r>
              <w:rPr>
                <w:noProof/>
                <w:webHidden/>
              </w:rPr>
              <w:fldChar w:fldCharType="separate"/>
            </w:r>
            <w:r>
              <w:rPr>
                <w:noProof/>
                <w:webHidden/>
              </w:rPr>
              <w:t>33</w:t>
            </w:r>
            <w:r>
              <w:rPr>
                <w:noProof/>
                <w:webHidden/>
              </w:rPr>
              <w:fldChar w:fldCharType="end"/>
            </w:r>
          </w:hyperlink>
        </w:p>
        <w:p w:rsidR="00A67126" w:rsidRDefault="00A67126" w14:paraId="379EB484" w14:textId="20FA0426">
          <w:pPr>
            <w:pStyle w:val="TOC2"/>
            <w:tabs>
              <w:tab w:val="left" w:pos="960"/>
              <w:tab w:val="right" w:leader="dot" w:pos="9016"/>
            </w:tabs>
            <w:rPr>
              <w:noProof/>
            </w:rPr>
          </w:pPr>
          <w:hyperlink w:history="1" w:anchor="_Toc225287855">
            <w:r w:rsidRPr="00D11E38">
              <w:rPr>
                <w:rStyle w:val="Hyperlink"/>
                <w:rFonts w:ascii="Calibri" w:hAnsi="Calibri" w:cs="Calibri"/>
                <w:noProof/>
              </w:rPr>
              <w:t>9.1</w:t>
            </w:r>
            <w:r>
              <w:rPr>
                <w:noProof/>
              </w:rPr>
              <w:tab/>
            </w:r>
            <w:r w:rsidRPr="00D11E38">
              <w:rPr>
                <w:rStyle w:val="Hyperlink"/>
                <w:rFonts w:ascii="Calibri" w:hAnsi="Calibri" w:cs="Calibri"/>
                <w:noProof/>
              </w:rPr>
              <w:t>Notification Mechanism</w:t>
            </w:r>
            <w:r>
              <w:rPr>
                <w:noProof/>
                <w:webHidden/>
              </w:rPr>
              <w:tab/>
            </w:r>
            <w:r>
              <w:rPr>
                <w:noProof/>
                <w:webHidden/>
              </w:rPr>
              <w:fldChar w:fldCharType="begin"/>
            </w:r>
            <w:r>
              <w:rPr>
                <w:noProof/>
                <w:webHidden/>
              </w:rPr>
              <w:instrText xml:space="preserve"> PAGEREF _Toc225287855 \h </w:instrText>
            </w:r>
            <w:r>
              <w:rPr>
                <w:noProof/>
                <w:webHidden/>
              </w:rPr>
            </w:r>
            <w:r>
              <w:rPr>
                <w:noProof/>
                <w:webHidden/>
              </w:rPr>
              <w:fldChar w:fldCharType="separate"/>
            </w:r>
            <w:r>
              <w:rPr>
                <w:noProof/>
                <w:webHidden/>
              </w:rPr>
              <w:t>33</w:t>
            </w:r>
            <w:r>
              <w:rPr>
                <w:noProof/>
                <w:webHidden/>
              </w:rPr>
              <w:fldChar w:fldCharType="end"/>
            </w:r>
          </w:hyperlink>
        </w:p>
        <w:p w:rsidR="00A67126" w:rsidRDefault="00A67126" w14:paraId="5E7FECEA" w14:textId="221F2428">
          <w:pPr>
            <w:pStyle w:val="TOC2"/>
            <w:tabs>
              <w:tab w:val="left" w:pos="960"/>
              <w:tab w:val="right" w:leader="dot" w:pos="9016"/>
            </w:tabs>
            <w:rPr>
              <w:noProof/>
            </w:rPr>
          </w:pPr>
          <w:hyperlink w:history="1" w:anchor="_Toc225287856">
            <w:r w:rsidRPr="00D11E38">
              <w:rPr>
                <w:rStyle w:val="Hyperlink"/>
                <w:rFonts w:ascii="Calibri" w:hAnsi="Calibri" w:cs="Calibri"/>
                <w:noProof/>
              </w:rPr>
              <w:t>9.2</w:t>
            </w:r>
            <w:r>
              <w:rPr>
                <w:noProof/>
              </w:rPr>
              <w:tab/>
            </w:r>
            <w:r w:rsidRPr="00D11E38">
              <w:rPr>
                <w:rStyle w:val="Hyperlink"/>
                <w:rFonts w:ascii="Calibri" w:hAnsi="Calibri" w:cs="Calibri"/>
                <w:noProof/>
              </w:rPr>
              <w:t>Teams Channel Configuration</w:t>
            </w:r>
            <w:r>
              <w:rPr>
                <w:noProof/>
                <w:webHidden/>
              </w:rPr>
              <w:tab/>
            </w:r>
            <w:r>
              <w:rPr>
                <w:noProof/>
                <w:webHidden/>
              </w:rPr>
              <w:fldChar w:fldCharType="begin"/>
            </w:r>
            <w:r>
              <w:rPr>
                <w:noProof/>
                <w:webHidden/>
              </w:rPr>
              <w:instrText xml:space="preserve"> PAGEREF _Toc225287856 \h </w:instrText>
            </w:r>
            <w:r>
              <w:rPr>
                <w:noProof/>
                <w:webHidden/>
              </w:rPr>
            </w:r>
            <w:r>
              <w:rPr>
                <w:noProof/>
                <w:webHidden/>
              </w:rPr>
              <w:fldChar w:fldCharType="separate"/>
            </w:r>
            <w:r>
              <w:rPr>
                <w:noProof/>
                <w:webHidden/>
              </w:rPr>
              <w:t>33</w:t>
            </w:r>
            <w:r>
              <w:rPr>
                <w:noProof/>
                <w:webHidden/>
              </w:rPr>
              <w:fldChar w:fldCharType="end"/>
            </w:r>
          </w:hyperlink>
        </w:p>
        <w:p w:rsidR="00A67126" w:rsidRDefault="00A67126" w14:paraId="6CB0B95A" w14:textId="5DF16DE0">
          <w:pPr>
            <w:pStyle w:val="TOC2"/>
            <w:tabs>
              <w:tab w:val="left" w:pos="960"/>
              <w:tab w:val="right" w:leader="dot" w:pos="9016"/>
            </w:tabs>
            <w:rPr>
              <w:noProof/>
            </w:rPr>
          </w:pPr>
          <w:hyperlink w:history="1" w:anchor="_Toc225287857">
            <w:r w:rsidRPr="00D11E38">
              <w:rPr>
                <w:rStyle w:val="Hyperlink"/>
                <w:rFonts w:ascii="Calibri" w:hAnsi="Calibri" w:cs="Calibri"/>
                <w:noProof/>
              </w:rPr>
              <w:t>9.3</w:t>
            </w:r>
            <w:r>
              <w:rPr>
                <w:noProof/>
              </w:rPr>
              <w:tab/>
            </w:r>
            <w:r w:rsidRPr="00D11E38">
              <w:rPr>
                <w:rStyle w:val="Hyperlink"/>
                <w:rFonts w:ascii="Calibri" w:hAnsi="Calibri" w:cs="Calibri"/>
                <w:noProof/>
              </w:rPr>
              <w:t>Notification Routing Logic</w:t>
            </w:r>
            <w:r>
              <w:rPr>
                <w:noProof/>
                <w:webHidden/>
              </w:rPr>
              <w:tab/>
            </w:r>
            <w:r>
              <w:rPr>
                <w:noProof/>
                <w:webHidden/>
              </w:rPr>
              <w:fldChar w:fldCharType="begin"/>
            </w:r>
            <w:r>
              <w:rPr>
                <w:noProof/>
                <w:webHidden/>
              </w:rPr>
              <w:instrText xml:space="preserve"> PAGEREF _Toc225287857 \h </w:instrText>
            </w:r>
            <w:r>
              <w:rPr>
                <w:noProof/>
                <w:webHidden/>
              </w:rPr>
            </w:r>
            <w:r>
              <w:rPr>
                <w:noProof/>
                <w:webHidden/>
              </w:rPr>
              <w:fldChar w:fldCharType="separate"/>
            </w:r>
            <w:r>
              <w:rPr>
                <w:noProof/>
                <w:webHidden/>
              </w:rPr>
              <w:t>34</w:t>
            </w:r>
            <w:r>
              <w:rPr>
                <w:noProof/>
                <w:webHidden/>
              </w:rPr>
              <w:fldChar w:fldCharType="end"/>
            </w:r>
          </w:hyperlink>
        </w:p>
        <w:p w:rsidR="00A67126" w:rsidRDefault="00A67126" w14:paraId="52C3A48F" w14:textId="3584997E">
          <w:pPr>
            <w:pStyle w:val="TOC1"/>
            <w:tabs>
              <w:tab w:val="left" w:pos="720"/>
              <w:tab w:val="right" w:leader="dot" w:pos="9016"/>
            </w:tabs>
            <w:rPr>
              <w:noProof/>
            </w:rPr>
          </w:pPr>
          <w:hyperlink w:history="1" w:anchor="_Toc225287858">
            <w:r w:rsidRPr="00D11E38">
              <w:rPr>
                <w:rStyle w:val="Hyperlink"/>
                <w:rFonts w:ascii="Calibri" w:hAnsi="Calibri" w:cs="Calibri"/>
                <w:noProof/>
              </w:rPr>
              <w:t>10</w:t>
            </w:r>
            <w:r>
              <w:rPr>
                <w:noProof/>
              </w:rPr>
              <w:tab/>
            </w:r>
            <w:r w:rsidRPr="00D11E38">
              <w:rPr>
                <w:rStyle w:val="Hyperlink"/>
                <w:rFonts w:ascii="Calibri" w:hAnsi="Calibri" w:cs="Calibri"/>
                <w:noProof/>
              </w:rPr>
              <w:t>Project Plan</w:t>
            </w:r>
            <w:r>
              <w:rPr>
                <w:noProof/>
                <w:webHidden/>
              </w:rPr>
              <w:tab/>
            </w:r>
            <w:r>
              <w:rPr>
                <w:noProof/>
                <w:webHidden/>
              </w:rPr>
              <w:fldChar w:fldCharType="begin"/>
            </w:r>
            <w:r>
              <w:rPr>
                <w:noProof/>
                <w:webHidden/>
              </w:rPr>
              <w:instrText xml:space="preserve"> PAGEREF _Toc225287858 \h </w:instrText>
            </w:r>
            <w:r>
              <w:rPr>
                <w:noProof/>
                <w:webHidden/>
              </w:rPr>
            </w:r>
            <w:r>
              <w:rPr>
                <w:noProof/>
                <w:webHidden/>
              </w:rPr>
              <w:fldChar w:fldCharType="separate"/>
            </w:r>
            <w:r>
              <w:rPr>
                <w:noProof/>
                <w:webHidden/>
              </w:rPr>
              <w:t>34</w:t>
            </w:r>
            <w:r>
              <w:rPr>
                <w:noProof/>
                <w:webHidden/>
              </w:rPr>
              <w:fldChar w:fldCharType="end"/>
            </w:r>
          </w:hyperlink>
        </w:p>
        <w:p w:rsidR="25900134" w:rsidP="25900134" w:rsidRDefault="25900134" w14:paraId="0CB487CE" w14:textId="368CED53">
          <w:pPr>
            <w:pStyle w:val="TOC1"/>
            <w:tabs>
              <w:tab w:val="left" w:pos="480"/>
              <w:tab w:val="right" w:leader="dot" w:pos="9015"/>
            </w:tabs>
            <w:rPr>
              <w:rStyle w:val="Hyperlink"/>
            </w:rPr>
          </w:pPr>
          <w:r>
            <w:fldChar w:fldCharType="end"/>
          </w:r>
        </w:p>
      </w:sdtContent>
    </w:sdt>
    <w:p w:rsidRPr="001A6861" w:rsidR="009A6548" w:rsidP="007C6C3F" w:rsidRDefault="009A6548" w14:paraId="3AC370D7" w14:textId="58CA649D">
      <w:pPr>
        <w:spacing w:after="120" w:line="240" w:lineRule="auto"/>
        <w:jc w:val="both"/>
        <w:rPr>
          <w:rFonts w:ascii="Calibri" w:hAnsi="Calibri" w:cs="Calibri"/>
        </w:rPr>
      </w:pPr>
    </w:p>
    <w:p w:rsidRPr="001A6861" w:rsidR="009A6548" w:rsidP="007C6C3F" w:rsidRDefault="009A6548" w14:paraId="1578C6E6" w14:textId="3ED1AE43">
      <w:pPr>
        <w:spacing w:after="120" w:line="240" w:lineRule="auto"/>
        <w:jc w:val="both"/>
        <w:rPr>
          <w:rFonts w:ascii="Calibri" w:hAnsi="Calibri" w:cs="Calibri"/>
        </w:rPr>
      </w:pPr>
      <w:r w:rsidRPr="69A39596">
        <w:rPr>
          <w:rFonts w:ascii="Calibri" w:hAnsi="Calibri" w:cs="Calibri"/>
        </w:rPr>
        <w:br w:type="page"/>
      </w:r>
    </w:p>
    <w:p w:rsidRPr="001A6861" w:rsidR="00AA618D" w:rsidP="25900134" w:rsidRDefault="00AA618D" w14:paraId="10C0F43F" w14:textId="6ED9724B">
      <w:pPr>
        <w:pStyle w:val="Heading1"/>
        <w:spacing w:before="0" w:after="120" w:line="240" w:lineRule="auto"/>
        <w:jc w:val="both"/>
        <w:rPr>
          <w:rFonts w:ascii="Calibri" w:hAnsi="Calibri" w:cs="Calibri"/>
        </w:rPr>
      </w:pPr>
      <w:bookmarkStart w:name="_Toc225287819" w:id="14"/>
      <w:r w:rsidRPr="001A6861">
        <w:rPr>
          <w:rFonts w:ascii="Calibri" w:hAnsi="Calibri" w:cs="Calibri"/>
        </w:rPr>
        <w:t>Purpose</w:t>
      </w:r>
      <w:bookmarkEnd w:id="14"/>
    </w:p>
    <w:p w:rsidRPr="001A6861" w:rsidR="00AA618D" w:rsidP="007C6C3F" w:rsidRDefault="00703014" w14:paraId="1FA35711" w14:textId="43488D96">
      <w:pPr>
        <w:spacing w:after="120"/>
        <w:jc w:val="both"/>
        <w:rPr>
          <w:rFonts w:ascii="Calibri" w:hAnsi="Calibri" w:cs="Calibri"/>
        </w:rPr>
      </w:pPr>
      <w:r w:rsidRPr="001A6861">
        <w:rPr>
          <w:rFonts w:ascii="Calibri" w:hAnsi="Calibri" w:cs="Calibri"/>
        </w:rPr>
        <w:t xml:space="preserve">This document defines the functional requirements, </w:t>
      </w:r>
      <w:commentRangeStart w:id="15"/>
      <w:commentRangeStart w:id="16"/>
      <w:commentRangeStart w:id="17"/>
      <w:r w:rsidRPr="001A6861">
        <w:rPr>
          <w:rFonts w:ascii="Calibri" w:hAnsi="Calibri" w:cs="Calibri"/>
        </w:rPr>
        <w:t>expected system behaviour</w:t>
      </w:r>
      <w:commentRangeEnd w:id="15"/>
      <w:r w:rsidRPr="001A6861" w:rsidR="00E2021B">
        <w:rPr>
          <w:rStyle w:val="CommentReference"/>
          <w:rFonts w:ascii="Calibri" w:hAnsi="Calibri" w:cs="Calibri"/>
          <w:sz w:val="24"/>
          <w:szCs w:val="24"/>
        </w:rPr>
        <w:commentReference w:id="15"/>
      </w:r>
      <w:commentRangeEnd w:id="16"/>
      <w:r>
        <w:rPr>
          <w:rStyle w:val="CommentReference"/>
        </w:rPr>
        <w:commentReference w:id="16"/>
      </w:r>
      <w:commentRangeEnd w:id="17"/>
      <w:r>
        <w:rPr>
          <w:rStyle w:val="CommentReference"/>
        </w:rPr>
        <w:commentReference w:id="17"/>
      </w:r>
      <w:r w:rsidRPr="001A6861">
        <w:rPr>
          <w:rFonts w:ascii="Calibri" w:hAnsi="Calibri" w:cs="Calibri"/>
        </w:rPr>
        <w:t>, and configuration specifications for automating the case management process using</w:t>
      </w:r>
      <w:r w:rsidRPr="001A6861" w:rsidR="00AA618D">
        <w:rPr>
          <w:rFonts w:ascii="Calibri" w:hAnsi="Calibri" w:cs="Calibri"/>
        </w:rPr>
        <w:t>:</w:t>
      </w:r>
    </w:p>
    <w:p w:rsidRPr="001A6861" w:rsidR="00AA618D" w:rsidP="001C3046" w:rsidRDefault="00AA618D" w14:paraId="584FF76C" w14:textId="77777777">
      <w:pPr>
        <w:numPr>
          <w:ilvl w:val="0"/>
          <w:numId w:val="29"/>
        </w:numPr>
        <w:spacing w:after="120"/>
        <w:contextualSpacing/>
        <w:rPr>
          <w:rFonts w:ascii="Calibri" w:hAnsi="Calibri" w:cs="Calibri"/>
        </w:rPr>
      </w:pPr>
      <w:r w:rsidRPr="001A6861">
        <w:rPr>
          <w:rFonts w:ascii="Calibri" w:hAnsi="Calibri" w:cs="Calibri"/>
        </w:rPr>
        <w:t>Microsoft Dynamics 365 Customer Service</w:t>
      </w:r>
    </w:p>
    <w:p w:rsidRPr="001A6861" w:rsidR="00AA618D" w:rsidP="001C3046" w:rsidRDefault="00AA618D" w14:paraId="0ED3D8AF" w14:textId="77777777">
      <w:pPr>
        <w:numPr>
          <w:ilvl w:val="0"/>
          <w:numId w:val="29"/>
        </w:numPr>
        <w:spacing w:after="120"/>
        <w:contextualSpacing/>
        <w:rPr>
          <w:rFonts w:ascii="Calibri" w:hAnsi="Calibri" w:cs="Calibri"/>
        </w:rPr>
      </w:pPr>
      <w:r w:rsidRPr="001A6861">
        <w:rPr>
          <w:rFonts w:ascii="Calibri" w:hAnsi="Calibri" w:cs="Calibri"/>
        </w:rPr>
        <w:t>Power Automate</w:t>
      </w:r>
    </w:p>
    <w:p w:rsidR="00AA618D" w:rsidP="001C3046" w:rsidRDefault="00AA618D" w14:paraId="702C5B02" w14:textId="77777777">
      <w:pPr>
        <w:numPr>
          <w:ilvl w:val="0"/>
          <w:numId w:val="29"/>
        </w:numPr>
        <w:spacing w:after="120"/>
        <w:contextualSpacing/>
        <w:rPr>
          <w:rFonts w:ascii="Calibri" w:hAnsi="Calibri" w:cs="Calibri"/>
        </w:rPr>
      </w:pPr>
      <w:r w:rsidRPr="001A6861">
        <w:rPr>
          <w:rFonts w:ascii="Calibri" w:hAnsi="Calibri" w:cs="Calibri"/>
        </w:rPr>
        <w:t>Exchange Shared Mailboxes</w:t>
      </w:r>
    </w:p>
    <w:p w:rsidR="002E7647" w:rsidP="001C3046" w:rsidRDefault="002E7647" w14:paraId="050961E6" w14:textId="4E54C7FD">
      <w:pPr>
        <w:numPr>
          <w:ilvl w:val="0"/>
          <w:numId w:val="29"/>
        </w:numPr>
        <w:spacing w:after="120"/>
        <w:contextualSpacing/>
        <w:rPr>
          <w:rFonts w:ascii="Calibri" w:hAnsi="Calibri" w:cs="Calibri"/>
          <w:highlight w:val="yellow"/>
          <w:rPrChange w:author="Haixia Liang" w:date="2026-03-12T05:51:00Z" w:id="19">
            <w:rPr>
              <w:rFonts w:ascii="Calibri" w:hAnsi="Calibri" w:cs="Calibri"/>
            </w:rPr>
          </w:rPrChange>
        </w:rPr>
      </w:pPr>
      <w:r w:rsidRPr="7B4D32C2">
        <w:rPr>
          <w:rFonts w:ascii="Calibri" w:hAnsi="Calibri" w:cs="Calibri"/>
          <w:highlight w:val="yellow"/>
          <w:rPrChange w:author="Haixia Liang" w:date="2026-03-12T05:51:00Z" w16du:dateUtc="2026-03-12T05:51:04Z" w:id="20">
            <w:rPr>
              <w:rFonts w:ascii="Calibri" w:hAnsi="Calibri" w:cs="Calibri"/>
            </w:rPr>
          </w:rPrChange>
        </w:rPr>
        <w:t>Bridgette Integration Middleware</w:t>
      </w:r>
    </w:p>
    <w:p w:rsidR="002E7647" w:rsidP="001C3046" w:rsidRDefault="002E7647" w14:paraId="28E22A80" w14:textId="77FCEE32">
      <w:pPr>
        <w:numPr>
          <w:ilvl w:val="1"/>
          <w:numId w:val="29"/>
        </w:numPr>
        <w:spacing w:after="120"/>
        <w:contextualSpacing/>
        <w:rPr>
          <w:rFonts w:ascii="Calibri" w:hAnsi="Calibri" w:cs="Calibri"/>
          <w:highlight w:val="yellow"/>
          <w:rPrChange w:author="Haixia Liang" w:date="2026-03-12T05:51:00Z" w:id="21">
            <w:rPr>
              <w:rFonts w:ascii="Calibri" w:hAnsi="Calibri" w:cs="Calibri"/>
            </w:rPr>
          </w:rPrChange>
        </w:rPr>
      </w:pPr>
      <w:r w:rsidRPr="7B4D32C2">
        <w:rPr>
          <w:rFonts w:ascii="Calibri" w:hAnsi="Calibri" w:cs="Calibri"/>
          <w:highlight w:val="yellow"/>
          <w:rPrChange w:author="Haixia Liang" w:date="2026-03-12T05:51:00Z" w16du:dateUtc="2026-03-12T05:51:04Z" w:id="22">
            <w:rPr>
              <w:rFonts w:ascii="Calibri" w:hAnsi="Calibri" w:cs="Calibri"/>
            </w:rPr>
          </w:rPrChange>
        </w:rPr>
        <w:t>Acts as integration layer, responsible for orchestrating and managing data exchange between external communication channels and internal systems</w:t>
      </w:r>
      <w:r w:rsidR="00A665A2">
        <w:rPr>
          <w:rFonts w:ascii="Calibri" w:hAnsi="Calibri" w:cs="Calibri"/>
          <w:highlight w:val="yellow"/>
        </w:rPr>
        <w:t xml:space="preserve"> to D365</w:t>
      </w:r>
    </w:p>
    <w:p w:rsidRPr="001A6861" w:rsidR="00967878" w:rsidP="001C3046" w:rsidRDefault="00E410D7" w14:paraId="5E04CFB6" w14:textId="2DCAEAB8">
      <w:pPr>
        <w:numPr>
          <w:ilvl w:val="1"/>
          <w:numId w:val="29"/>
        </w:numPr>
        <w:spacing w:after="120"/>
        <w:contextualSpacing/>
        <w:rPr>
          <w:rFonts w:ascii="Calibri" w:hAnsi="Calibri" w:cs="Calibri"/>
          <w:highlight w:val="yellow"/>
          <w:rPrChange w:author="Haixia Liang" w:date="2026-03-12T05:51:00Z" w:id="23">
            <w:rPr>
              <w:rFonts w:ascii="Calibri" w:hAnsi="Calibri" w:cs="Calibri"/>
            </w:rPr>
          </w:rPrChange>
        </w:rPr>
      </w:pPr>
      <w:r w:rsidRPr="7B4D32C2">
        <w:rPr>
          <w:rFonts w:ascii="Calibri" w:hAnsi="Calibri" w:cs="Calibri"/>
          <w:highlight w:val="yellow"/>
          <w:rPrChange w:author="Haixia Liang" w:date="2026-03-12T05:51:00Z" w16du:dateUtc="2026-03-12T05:51:04Z" w:id="24">
            <w:rPr>
              <w:rFonts w:ascii="Calibri" w:hAnsi="Calibri" w:cs="Calibri"/>
            </w:rPr>
          </w:rPrChange>
        </w:rPr>
        <w:t>Referenced for context only; no changes or enhancements to the middleware are included as part of this implementation.</w:t>
      </w:r>
    </w:p>
    <w:p w:rsidRPr="001A6861" w:rsidR="00CC0A73" w:rsidP="007C6C3F" w:rsidRDefault="00CC0A73" w14:paraId="20C3279A" w14:textId="77777777">
      <w:pPr>
        <w:spacing w:after="120"/>
        <w:contextualSpacing/>
        <w:rPr>
          <w:rFonts w:ascii="Calibri" w:hAnsi="Calibri" w:cs="Calibri"/>
        </w:rPr>
      </w:pPr>
    </w:p>
    <w:p w:rsidRPr="001A6861" w:rsidR="00AA618D" w:rsidP="007C6C3F" w:rsidRDefault="00AA618D" w14:paraId="70AC46B9" w14:textId="0D3EA076">
      <w:pPr>
        <w:spacing w:after="120"/>
        <w:rPr>
          <w:rFonts w:ascii="Calibri" w:hAnsi="Calibri" w:cs="Calibri"/>
        </w:rPr>
      </w:pPr>
      <w:r w:rsidRPr="001A6861">
        <w:rPr>
          <w:rFonts w:ascii="Calibri" w:hAnsi="Calibri" w:cs="Calibri"/>
        </w:rPr>
        <w:t>The document serves as:</w:t>
      </w:r>
    </w:p>
    <w:p w:rsidRPr="001A6861" w:rsidR="00AA618D" w:rsidP="001C3046" w:rsidRDefault="00AA618D" w14:paraId="1C220FBC" w14:textId="77777777">
      <w:pPr>
        <w:numPr>
          <w:ilvl w:val="0"/>
          <w:numId w:val="30"/>
        </w:numPr>
        <w:spacing w:after="120"/>
        <w:contextualSpacing/>
        <w:rPr>
          <w:rFonts w:ascii="Calibri" w:hAnsi="Calibri" w:cs="Calibri"/>
        </w:rPr>
      </w:pPr>
      <w:r w:rsidRPr="001A6861">
        <w:rPr>
          <w:rFonts w:ascii="Calibri" w:hAnsi="Calibri" w:cs="Calibri"/>
        </w:rPr>
        <w:t>Build specification for the technical team</w:t>
      </w:r>
    </w:p>
    <w:p w:rsidRPr="001A6861" w:rsidR="00AA618D" w:rsidP="001C3046" w:rsidRDefault="00AA618D" w14:paraId="61C261C2" w14:textId="7230B69D">
      <w:pPr>
        <w:numPr>
          <w:ilvl w:val="0"/>
          <w:numId w:val="30"/>
        </w:numPr>
        <w:spacing w:after="120"/>
        <w:contextualSpacing/>
        <w:rPr>
          <w:rFonts w:ascii="Calibri" w:hAnsi="Calibri" w:cs="Calibri"/>
        </w:rPr>
      </w:pPr>
      <w:r w:rsidRPr="001A6861">
        <w:rPr>
          <w:rFonts w:ascii="Calibri" w:hAnsi="Calibri" w:cs="Calibri"/>
        </w:rPr>
        <w:t>Configuration reference for CRM</w:t>
      </w:r>
      <w:r w:rsidRPr="001A6861" w:rsidR="00703014">
        <w:rPr>
          <w:rFonts w:ascii="Calibri" w:hAnsi="Calibri" w:cs="Calibri"/>
        </w:rPr>
        <w:t xml:space="preserve"> and </w:t>
      </w:r>
      <w:r w:rsidRPr="001A6861">
        <w:rPr>
          <w:rFonts w:ascii="Calibri" w:hAnsi="Calibri" w:cs="Calibri"/>
        </w:rPr>
        <w:t>Power Automate</w:t>
      </w:r>
    </w:p>
    <w:p w:rsidRPr="001A6861" w:rsidR="00AA618D" w:rsidP="001C3046" w:rsidRDefault="00AA618D" w14:paraId="792D2DBC" w14:textId="77777777">
      <w:pPr>
        <w:numPr>
          <w:ilvl w:val="0"/>
          <w:numId w:val="30"/>
        </w:numPr>
        <w:spacing w:after="120"/>
        <w:contextualSpacing/>
        <w:rPr>
          <w:rFonts w:ascii="Calibri" w:hAnsi="Calibri" w:cs="Calibri"/>
        </w:rPr>
      </w:pPr>
      <w:r w:rsidRPr="001A6861">
        <w:rPr>
          <w:rFonts w:ascii="Calibri" w:hAnsi="Calibri" w:cs="Calibri"/>
        </w:rPr>
        <w:t>Test basis for UAT</w:t>
      </w:r>
    </w:p>
    <w:p w:rsidRPr="001A6861" w:rsidR="00AA618D" w:rsidP="007C6C3F" w:rsidRDefault="00AA618D" w14:paraId="2BED17CE" w14:textId="77777777">
      <w:pPr>
        <w:spacing w:after="120"/>
        <w:rPr>
          <w:rFonts w:ascii="Calibri" w:hAnsi="Calibri" w:cs="Calibri"/>
        </w:rPr>
      </w:pPr>
    </w:p>
    <w:p w:rsidRPr="001A6861" w:rsidR="007C18F2" w:rsidP="25900134" w:rsidRDefault="00DC1C5F" w14:paraId="49CFF2D4" w14:textId="71E8F30B">
      <w:pPr>
        <w:pStyle w:val="Heading1"/>
        <w:spacing w:before="0" w:after="120" w:line="240" w:lineRule="auto"/>
        <w:jc w:val="both"/>
        <w:rPr>
          <w:rFonts w:ascii="Calibri" w:hAnsi="Calibri" w:cs="Calibri"/>
        </w:rPr>
      </w:pPr>
      <w:bookmarkStart w:name="_Toc225287820" w:id="25"/>
      <w:r w:rsidRPr="001A6861">
        <w:rPr>
          <w:rFonts w:ascii="Calibri" w:hAnsi="Calibri" w:cs="Calibri"/>
        </w:rPr>
        <w:t>Background</w:t>
      </w:r>
      <w:bookmarkEnd w:id="25"/>
    </w:p>
    <w:p w:rsidRPr="001A6861" w:rsidR="00C404FA" w:rsidP="007C6C3F" w:rsidRDefault="00C404FA" w14:paraId="45624667" w14:textId="7653F79D">
      <w:pPr>
        <w:spacing w:after="120"/>
        <w:jc w:val="both"/>
        <w:rPr>
          <w:rFonts w:ascii="Calibri" w:hAnsi="Calibri" w:cs="Calibri"/>
        </w:rPr>
      </w:pPr>
      <w:r w:rsidRPr="001A6861">
        <w:rPr>
          <w:rFonts w:ascii="Calibri" w:hAnsi="Calibri" w:cs="Calibri"/>
        </w:rPr>
        <w:t>Currently, patient enquiries and issues are submitted via Email, Web Form, or WhatsApp and are managed through a combination of CRM case records, shared mailboxes, manual email forwarding, Excel-based tracking, and manual follow-up reminders.</w:t>
      </w:r>
    </w:p>
    <w:p w:rsidRPr="001A6861" w:rsidR="00C404FA" w:rsidP="001C3046" w:rsidRDefault="00C404FA" w14:paraId="6633C9D6" w14:textId="77777777">
      <w:pPr>
        <w:pStyle w:val="ListParagraph"/>
        <w:numPr>
          <w:ilvl w:val="0"/>
          <w:numId w:val="25"/>
        </w:numPr>
        <w:spacing w:after="120"/>
        <w:jc w:val="both"/>
        <w:rPr>
          <w:rFonts w:ascii="Calibri" w:hAnsi="Calibri" w:cs="Calibri"/>
        </w:rPr>
      </w:pPr>
      <w:r w:rsidRPr="001A6861">
        <w:rPr>
          <w:rFonts w:ascii="Calibri" w:hAnsi="Calibri" w:cs="Calibri"/>
        </w:rPr>
        <w:t>The existing process relies heavily on manual intervention, including:</w:t>
      </w:r>
    </w:p>
    <w:p w:rsidRPr="001A6861" w:rsidR="00C404FA" w:rsidP="001C3046" w:rsidRDefault="00C404FA" w14:paraId="6BD31093" w14:textId="77777777">
      <w:pPr>
        <w:pStyle w:val="ListParagraph"/>
        <w:numPr>
          <w:ilvl w:val="0"/>
          <w:numId w:val="25"/>
        </w:numPr>
        <w:spacing w:after="120"/>
        <w:jc w:val="both"/>
        <w:rPr>
          <w:rFonts w:ascii="Calibri" w:hAnsi="Calibri" w:cs="Calibri"/>
        </w:rPr>
      </w:pPr>
      <w:commentRangeStart w:id="26"/>
      <w:commentRangeStart w:id="27"/>
      <w:commentRangeStart w:id="28"/>
      <w:r w:rsidRPr="001A6861">
        <w:rPr>
          <w:rFonts w:ascii="Calibri" w:hAnsi="Calibri" w:cs="Calibri"/>
        </w:rPr>
        <w:t>Manual forwarding of cases to Business Units (BUs)</w:t>
      </w:r>
      <w:commentRangeEnd w:id="26"/>
      <w:r w:rsidRPr="001A6861" w:rsidR="00973DFE">
        <w:rPr>
          <w:rStyle w:val="CommentReference"/>
          <w:rFonts w:ascii="Calibri" w:hAnsi="Calibri" w:cs="Calibri"/>
          <w:sz w:val="24"/>
          <w:szCs w:val="24"/>
        </w:rPr>
        <w:commentReference w:id="26"/>
      </w:r>
      <w:commentRangeEnd w:id="27"/>
      <w:r>
        <w:rPr>
          <w:rStyle w:val="CommentReference"/>
        </w:rPr>
        <w:commentReference w:id="27"/>
      </w:r>
      <w:commentRangeEnd w:id="28"/>
      <w:r>
        <w:rPr>
          <w:rStyle w:val="CommentReference"/>
        </w:rPr>
        <w:commentReference w:id="28"/>
      </w:r>
    </w:p>
    <w:p w:rsidRPr="001A6861" w:rsidR="00C404FA" w:rsidP="001C3046" w:rsidRDefault="00C404FA" w14:paraId="1B2FBE95" w14:textId="77777777">
      <w:pPr>
        <w:pStyle w:val="ListParagraph"/>
        <w:numPr>
          <w:ilvl w:val="0"/>
          <w:numId w:val="25"/>
        </w:numPr>
        <w:spacing w:after="120"/>
        <w:jc w:val="both"/>
        <w:rPr>
          <w:rFonts w:ascii="Calibri" w:hAnsi="Calibri" w:cs="Calibri"/>
        </w:rPr>
      </w:pPr>
      <w:r w:rsidRPr="001A6861">
        <w:rPr>
          <w:rFonts w:ascii="Calibri" w:hAnsi="Calibri" w:cs="Calibri"/>
        </w:rPr>
        <w:t>Manual tracking of follow-ups in Excel</w:t>
      </w:r>
    </w:p>
    <w:p w:rsidRPr="001A6861" w:rsidR="00C404FA" w:rsidP="001C3046" w:rsidRDefault="00C404FA" w14:paraId="11AF1241" w14:textId="77777777">
      <w:pPr>
        <w:pStyle w:val="ListParagraph"/>
        <w:numPr>
          <w:ilvl w:val="0"/>
          <w:numId w:val="25"/>
        </w:numPr>
        <w:spacing w:after="120"/>
        <w:jc w:val="both"/>
        <w:rPr>
          <w:rFonts w:ascii="Calibri" w:hAnsi="Calibri" w:cs="Calibri"/>
        </w:rPr>
      </w:pPr>
      <w:r w:rsidRPr="001A6861">
        <w:rPr>
          <w:rFonts w:ascii="Calibri" w:hAnsi="Calibri" w:cs="Calibri"/>
        </w:rPr>
        <w:t>Manual checks at predefined intervals (Day 3 / Day 7)</w:t>
      </w:r>
    </w:p>
    <w:p w:rsidR="00C404FA" w:rsidP="001C3046" w:rsidRDefault="00C404FA" w14:paraId="58044FCB" w14:textId="260C34E5">
      <w:pPr>
        <w:pStyle w:val="ListParagraph"/>
        <w:numPr>
          <w:ilvl w:val="0"/>
          <w:numId w:val="25"/>
        </w:numPr>
        <w:spacing w:after="120"/>
        <w:jc w:val="both"/>
        <w:rPr>
          <w:rFonts w:ascii="Calibri" w:hAnsi="Calibri" w:cs="Calibri"/>
        </w:rPr>
      </w:pPr>
      <w:r w:rsidRPr="001A6861">
        <w:rPr>
          <w:rFonts w:ascii="Calibri" w:hAnsi="Calibri" w:cs="Calibri"/>
        </w:rPr>
        <w:t>Email-based coordination across shared mailboxes</w:t>
      </w:r>
    </w:p>
    <w:p w:rsidRPr="001A6861" w:rsidR="00C404FA" w:rsidP="007C6C3F" w:rsidRDefault="00C404FA" w14:paraId="1DC6FFE7" w14:textId="77777777">
      <w:pPr>
        <w:spacing w:after="120"/>
        <w:jc w:val="both"/>
        <w:rPr>
          <w:rFonts w:ascii="Calibri" w:hAnsi="Calibri" w:cs="Calibri"/>
          <w:b/>
          <w:bCs/>
        </w:rPr>
      </w:pPr>
    </w:p>
    <w:p w:rsidR="00D57116" w:rsidP="007C6C3F" w:rsidRDefault="00D57116" w14:paraId="63EEF5CE" w14:textId="02BEA188">
      <w:pPr>
        <w:pStyle w:val="Heading2"/>
        <w:rPr>
          <w:rFonts w:ascii="Calibri" w:hAnsi="Calibri" w:cs="Calibri"/>
        </w:rPr>
      </w:pPr>
      <w:bookmarkStart w:name="_Toc225287821" w:id="29"/>
      <w:r>
        <w:rPr>
          <w:rFonts w:ascii="Calibri" w:hAnsi="Calibri" w:cs="Calibri"/>
        </w:rPr>
        <w:t>Current End-to-End Process Overview</w:t>
      </w:r>
      <w:bookmarkEnd w:id="29"/>
    </w:p>
    <w:p w:rsidRPr="00D645A1" w:rsidR="00D645A1" w:rsidP="69A39596" w:rsidRDefault="2E679DBE" w14:paraId="21793C35" w14:textId="317E06F0">
      <w:pPr>
        <w:jc w:val="center"/>
      </w:pPr>
      <w:commentRangeStart w:id="30"/>
      <w:commentRangeStart w:id="31"/>
      <w:commentRangeStart w:id="32"/>
      <w:r>
        <w:rPr>
          <w:noProof/>
        </w:rPr>
        <w:drawing>
          <wp:inline distT="0" distB="0" distL="0" distR="0" wp14:anchorId="1E53E41C" wp14:editId="5AEE6401">
            <wp:extent cx="5724525" cy="2085975"/>
            <wp:effectExtent l="9525" t="9525" r="9525" b="9525"/>
            <wp:docPr id="89120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0628" name="Picture 89120628"/>
                    <pic:cNvPicPr/>
                  </pic:nvPicPr>
                  <pic:blipFill>
                    <a:blip r:embed="rId21">
                      <a:extLst>
                        <a:ext uri="{28A0092B-C50C-407E-A947-70E740481C1C}">
                          <a14:useLocalDpi xmlns:a14="http://schemas.microsoft.com/office/drawing/2010/main"/>
                        </a:ext>
                      </a:extLst>
                    </a:blip>
                    <a:stretch>
                      <a:fillRect/>
                    </a:stretch>
                  </pic:blipFill>
                  <pic:spPr>
                    <a:xfrm>
                      <a:off x="0" y="0"/>
                      <a:ext cx="5724525" cy="2085975"/>
                    </a:xfrm>
                    <a:prstGeom prst="rect">
                      <a:avLst/>
                    </a:prstGeom>
                    <a:ln w="9525">
                      <a:solidFill>
                        <a:schemeClr val="bg1">
                          <a:lumMod val="75000"/>
                        </a:schemeClr>
                      </a:solidFill>
                      <a:prstDash val="solid"/>
                    </a:ln>
                  </pic:spPr>
                </pic:pic>
              </a:graphicData>
            </a:graphic>
          </wp:inline>
        </w:drawing>
      </w:r>
      <w:commentRangeEnd w:id="30"/>
      <w:r w:rsidRPr="00D645A1" w:rsidR="000C3149">
        <w:rPr>
          <w:rStyle w:val="CommentReference"/>
          <w:sz w:val="24"/>
          <w:szCs w:val="24"/>
        </w:rPr>
        <w:commentReference w:id="30"/>
      </w:r>
      <w:commentRangeEnd w:id="31"/>
      <w:r>
        <w:rPr>
          <w:rStyle w:val="CommentReference"/>
        </w:rPr>
        <w:commentReference w:id="31"/>
      </w:r>
      <w:commentRangeEnd w:id="32"/>
      <w:r>
        <w:rPr>
          <w:rStyle w:val="CommentReference"/>
        </w:rPr>
        <w:commentReference w:id="32"/>
      </w:r>
    </w:p>
    <w:p w:rsidRPr="00D645A1" w:rsidR="00D645A1" w:rsidP="69A39596" w:rsidRDefault="53906E56" w14:paraId="627414DB" w14:textId="5F5E3CA1">
      <w:pPr>
        <w:jc w:val="center"/>
      </w:pPr>
      <w:r>
        <w:rPr>
          <w:noProof/>
        </w:rPr>
        <w:drawing>
          <wp:inline distT="0" distB="0" distL="0" distR="0" wp14:anchorId="24C6CBDA" wp14:editId="0CDAF479">
            <wp:extent cx="5724525" cy="2609850"/>
            <wp:effectExtent l="9525" t="9525" r="9525" b="9525"/>
            <wp:docPr id="531891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91285" name="Picture 531891285"/>
                    <pic:cNvPicPr/>
                  </pic:nvPicPr>
                  <pic:blipFill>
                    <a:blip r:embed="rId22">
                      <a:extLst>
                        <a:ext uri="{28A0092B-C50C-407E-A947-70E740481C1C}">
                          <a14:useLocalDpi xmlns:a14="http://schemas.microsoft.com/office/drawing/2010/main"/>
                        </a:ext>
                      </a:extLst>
                    </a:blip>
                    <a:stretch>
                      <a:fillRect/>
                    </a:stretch>
                  </pic:blipFill>
                  <pic:spPr>
                    <a:xfrm>
                      <a:off x="0" y="0"/>
                      <a:ext cx="5724525" cy="2609850"/>
                    </a:xfrm>
                    <a:prstGeom prst="rect">
                      <a:avLst/>
                    </a:prstGeom>
                    <a:ln w="9525">
                      <a:solidFill>
                        <a:schemeClr val="bg1">
                          <a:lumMod val="75000"/>
                        </a:schemeClr>
                      </a:solidFill>
                      <a:prstDash val="solid"/>
                    </a:ln>
                  </pic:spPr>
                </pic:pic>
              </a:graphicData>
            </a:graphic>
          </wp:inline>
        </w:drawing>
      </w:r>
      <w:r w:rsidRPr="69A39596" w:rsidR="00AC44B1">
        <w:rPr>
          <w:rFonts w:ascii="Calibri" w:hAnsi="Calibri" w:cs="Calibri"/>
          <w:i/>
          <w:iCs/>
          <w:color w:val="45B0E1" w:themeColor="accent1" w:themeTint="99"/>
        </w:rPr>
        <w:t>AS-IS User Journey</w:t>
      </w:r>
    </w:p>
    <w:p w:rsidRPr="004E53B6" w:rsidR="00D57116" w:rsidP="004E53B6" w:rsidRDefault="00D57116" w14:paraId="6488E7B2" w14:textId="7467791F">
      <w:pPr>
        <w:spacing w:after="120"/>
        <w:rPr>
          <w:rFonts w:ascii="Calibri" w:hAnsi="Calibri" w:cs="Calibri"/>
        </w:rPr>
      </w:pPr>
      <w:r w:rsidRPr="004E53B6">
        <w:rPr>
          <w:rFonts w:ascii="Calibri" w:hAnsi="Calibri" w:cs="Calibri"/>
        </w:rPr>
        <w:t>At a high level, the current operational flow is as follows:</w:t>
      </w:r>
    </w:p>
    <w:p w:rsidRPr="001A6861" w:rsidR="007554E5" w:rsidP="001C3046" w:rsidRDefault="007554E5" w14:paraId="7E620BEB" w14:textId="77777777">
      <w:pPr>
        <w:numPr>
          <w:ilvl w:val="0"/>
          <w:numId w:val="21"/>
        </w:numPr>
        <w:spacing w:after="120"/>
        <w:ind w:left="714" w:hanging="357"/>
        <w:contextualSpacing/>
        <w:jc w:val="both"/>
        <w:rPr>
          <w:rFonts w:ascii="Calibri" w:hAnsi="Calibri" w:cs="Calibri"/>
        </w:rPr>
      </w:pPr>
      <w:commentRangeStart w:id="33"/>
      <w:commentRangeStart w:id="34"/>
      <w:r w:rsidRPr="001A6861">
        <w:rPr>
          <w:rFonts w:ascii="Calibri" w:hAnsi="Calibri" w:cs="Calibri"/>
        </w:rPr>
        <w:t>Patient submits new enquiry via Email, Web Form or WhatsApp</w:t>
      </w:r>
      <w:commentRangeEnd w:id="33"/>
      <w:r w:rsidRPr="001A6861">
        <w:rPr>
          <w:rStyle w:val="CommentReference"/>
          <w:rFonts w:ascii="Calibri" w:hAnsi="Calibri" w:cs="Calibri"/>
          <w:sz w:val="24"/>
          <w:szCs w:val="24"/>
        </w:rPr>
        <w:commentReference w:id="33"/>
      </w:r>
      <w:commentRangeEnd w:id="34"/>
      <w:r>
        <w:rPr>
          <w:rStyle w:val="CommentReference"/>
        </w:rPr>
        <w:commentReference w:id="34"/>
      </w:r>
    </w:p>
    <w:p w:rsidR="0091765E" w:rsidP="001C3046" w:rsidRDefault="007554E5" w14:paraId="6148AFE7" w14:textId="3920A84D">
      <w:pPr>
        <w:numPr>
          <w:ilvl w:val="0"/>
          <w:numId w:val="21"/>
        </w:numPr>
        <w:spacing w:after="120"/>
        <w:contextualSpacing/>
        <w:jc w:val="both"/>
        <w:rPr>
          <w:rFonts w:ascii="Calibri" w:hAnsi="Calibri" w:cs="Calibri"/>
        </w:rPr>
      </w:pPr>
      <w:r w:rsidRPr="44DBEC2E">
        <w:rPr>
          <w:rFonts w:ascii="Calibri" w:hAnsi="Calibri" w:cs="Calibri"/>
        </w:rPr>
        <w:t>A new case is created in CRM</w:t>
      </w:r>
      <w:r w:rsidRPr="44DBEC2E" w:rsidR="772C1036">
        <w:rPr>
          <w:rFonts w:ascii="Calibri" w:hAnsi="Calibri" w:cs="Calibri"/>
        </w:rPr>
        <w:t xml:space="preserve"> and assigned to the case owner</w:t>
      </w:r>
      <w:r w:rsidRPr="44DBEC2E" w:rsidR="5EEA58DE">
        <w:rPr>
          <w:rFonts w:ascii="Calibri" w:hAnsi="Calibri" w:cs="Calibri"/>
        </w:rPr>
        <w:t xml:space="preserve"> automatically</w:t>
      </w:r>
      <w:r w:rsidRPr="44DBEC2E" w:rsidR="772C1036">
        <w:rPr>
          <w:rFonts w:ascii="Calibri" w:hAnsi="Calibri" w:cs="Calibri"/>
        </w:rPr>
        <w:t xml:space="preserve">. </w:t>
      </w:r>
    </w:p>
    <w:p w:rsidRPr="0091765E" w:rsidR="0091765E" w:rsidP="001C3046" w:rsidRDefault="0091765E" w14:paraId="4E362043" w14:textId="59E52BBC">
      <w:pPr>
        <w:numPr>
          <w:ilvl w:val="0"/>
          <w:numId w:val="21"/>
        </w:numPr>
        <w:spacing w:after="0"/>
        <w:ind w:left="714" w:hanging="357"/>
        <w:contextualSpacing/>
        <w:jc w:val="both"/>
        <w:rPr>
          <w:rFonts w:ascii="Calibri" w:hAnsi="Calibri" w:cs="Calibri"/>
        </w:rPr>
      </w:pPr>
      <w:r w:rsidRPr="69A39596">
        <w:rPr>
          <w:rFonts w:ascii="Calibri" w:hAnsi="Calibri" w:cs="Calibri"/>
        </w:rPr>
        <w:t xml:space="preserve">The </w:t>
      </w:r>
      <w:r w:rsidRPr="44DBEC2E" w:rsidR="4F3DD947">
        <w:rPr>
          <w:rFonts w:ascii="Calibri" w:hAnsi="Calibri" w:cs="Calibri"/>
        </w:rPr>
        <w:t xml:space="preserve">Initial </w:t>
      </w:r>
      <w:r w:rsidRPr="69A39596" w:rsidR="24FB4BB4">
        <w:rPr>
          <w:rFonts w:ascii="Calibri" w:hAnsi="Calibri" w:cs="Calibri"/>
        </w:rPr>
        <w:t>Case Owner</w:t>
      </w:r>
      <w:r w:rsidRPr="69A39596">
        <w:rPr>
          <w:rFonts w:ascii="Calibri" w:hAnsi="Calibri" w:cs="Calibri"/>
        </w:rPr>
        <w:t xml:space="preserve"> reviews the case details.</w:t>
      </w:r>
      <w:r w:rsidRPr="69A39596" w:rsidR="3AB06BF1">
        <w:rPr>
          <w:rFonts w:ascii="Calibri" w:hAnsi="Calibri" w:cs="Calibri"/>
        </w:rPr>
        <w:t xml:space="preserve"> </w:t>
      </w:r>
    </w:p>
    <w:p w:rsidRPr="00602DBB" w:rsidR="00602DBB" w:rsidP="001C3046" w:rsidRDefault="0091765E" w14:paraId="2E9C2BFA" w14:textId="476AFB12">
      <w:pPr>
        <w:pStyle w:val="NormalWeb"/>
        <w:numPr>
          <w:ilvl w:val="0"/>
          <w:numId w:val="21"/>
        </w:numPr>
        <w:spacing w:before="0" w:beforeAutospacing="0" w:after="120" w:afterAutospacing="0"/>
        <w:ind w:left="714" w:hanging="357"/>
        <w:jc w:val="both"/>
        <w:rPr>
          <w:rFonts w:ascii="Calibri" w:hAnsi="Calibri" w:cs="Calibri"/>
        </w:rPr>
      </w:pPr>
      <w:r w:rsidRPr="69A39596">
        <w:rPr>
          <w:rFonts w:ascii="Calibri" w:hAnsi="Calibri" w:cs="Calibri"/>
        </w:rPr>
        <w:t xml:space="preserve">The </w:t>
      </w:r>
      <w:r w:rsidRPr="44DBEC2E" w:rsidR="2B8ED62D">
        <w:rPr>
          <w:rFonts w:ascii="Calibri" w:hAnsi="Calibri" w:cs="Calibri"/>
        </w:rPr>
        <w:t xml:space="preserve">Initial </w:t>
      </w:r>
      <w:r w:rsidRPr="69A39596" w:rsidR="4CC49821">
        <w:rPr>
          <w:rFonts w:ascii="Calibri" w:hAnsi="Calibri" w:cs="Calibri"/>
        </w:rPr>
        <w:t>Case Owner</w:t>
      </w:r>
      <w:r w:rsidRPr="69A39596">
        <w:rPr>
          <w:rFonts w:ascii="Calibri" w:hAnsi="Calibri" w:cs="Calibri"/>
        </w:rPr>
        <w:t xml:space="preserve"> </w:t>
      </w:r>
      <w:r w:rsidRPr="44DBEC2E" w:rsidR="3E19A907">
        <w:rPr>
          <w:rFonts w:ascii="Calibri" w:hAnsi="Calibri" w:cs="Calibri"/>
        </w:rPr>
        <w:t xml:space="preserve">reviews their case list </w:t>
      </w:r>
      <w:r w:rsidRPr="69A39596">
        <w:rPr>
          <w:rFonts w:ascii="Calibri" w:hAnsi="Calibri" w:cs="Calibri"/>
        </w:rPr>
        <w:t>manually</w:t>
      </w:r>
      <w:r w:rsidRPr="44DBEC2E" w:rsidR="084305FD">
        <w:rPr>
          <w:rFonts w:ascii="Calibri" w:hAnsi="Calibri" w:cs="Calibri"/>
        </w:rPr>
        <w:t xml:space="preserve">, check if reassignment is needed. </w:t>
      </w:r>
    </w:p>
    <w:p w:rsidRPr="00602DBB" w:rsidR="00602DBB" w:rsidP="001C3046" w:rsidRDefault="1E8A3549" w14:paraId="588A4026" w14:textId="7C9F5759">
      <w:pPr>
        <w:pStyle w:val="NormalWeb"/>
        <w:numPr>
          <w:ilvl w:val="0"/>
          <w:numId w:val="56"/>
        </w:numPr>
        <w:spacing w:before="0" w:beforeAutospacing="0" w:after="120" w:afterAutospacing="0"/>
        <w:ind w:left="1434" w:hanging="357"/>
        <w:jc w:val="both"/>
        <w:rPr>
          <w:rFonts w:ascii="Calibri" w:hAnsi="Calibri" w:cs="Calibri"/>
        </w:rPr>
      </w:pPr>
      <w:r w:rsidRPr="44DBEC2E">
        <w:rPr>
          <w:rFonts w:ascii="Calibri" w:hAnsi="Calibri" w:cs="Calibri"/>
        </w:rPr>
        <w:t xml:space="preserve">If </w:t>
      </w:r>
      <w:r w:rsidRPr="44DBEC2E">
        <w:rPr>
          <w:rFonts w:ascii="Calibri" w:hAnsi="Calibri" w:cs="Calibri"/>
          <w:b/>
          <w:bCs/>
          <w:u w:val="single"/>
        </w:rPr>
        <w:t>reassignment is required</w:t>
      </w:r>
      <w:r w:rsidRPr="44DBEC2E">
        <w:rPr>
          <w:rFonts w:ascii="Calibri" w:hAnsi="Calibri" w:cs="Calibri"/>
        </w:rPr>
        <w:t xml:space="preserve"> (cases belongs to another business unit): The initial case owner changes the case owner to the appropriate team. The new case owner sees the case in their list. </w:t>
      </w:r>
    </w:p>
    <w:p w:rsidRPr="00602DBB" w:rsidR="00602DBB" w:rsidP="44DBEC2E" w:rsidRDefault="55CCBA5C" w14:paraId="30779DB8" w14:textId="6331976C">
      <w:pPr>
        <w:pStyle w:val="NormalWeb"/>
        <w:spacing w:after="120" w:afterAutospacing="0"/>
        <w:ind w:left="1440"/>
        <w:contextualSpacing/>
        <w:jc w:val="both"/>
        <w:rPr>
          <w:rFonts w:ascii="Calibri" w:hAnsi="Calibri" w:cs="Calibri"/>
          <w:i/>
          <w:iCs/>
        </w:rPr>
      </w:pPr>
      <w:r w:rsidRPr="44DBEC2E">
        <w:rPr>
          <w:rFonts w:ascii="Calibri" w:hAnsi="Calibri" w:cs="Calibri"/>
          <w:i/>
          <w:iCs/>
        </w:rPr>
        <w:t xml:space="preserve">Note: </w:t>
      </w:r>
      <w:r w:rsidRPr="44DBEC2E" w:rsidR="1E8A3549">
        <w:rPr>
          <w:rFonts w:ascii="Calibri" w:hAnsi="Calibri" w:cs="Calibri"/>
          <w:i/>
          <w:iCs/>
        </w:rPr>
        <w:t>The initial case owner loses visibility of the case.</w:t>
      </w:r>
    </w:p>
    <w:p w:rsidRPr="00602DBB" w:rsidR="00602DBB" w:rsidP="001C3046" w:rsidRDefault="1E8A3549" w14:paraId="5B6247A7" w14:textId="1EFE8CED">
      <w:pPr>
        <w:pStyle w:val="NormalWeb"/>
        <w:numPr>
          <w:ilvl w:val="0"/>
          <w:numId w:val="56"/>
        </w:numPr>
        <w:spacing w:before="0" w:beforeAutospacing="0" w:after="120" w:afterAutospacing="0"/>
        <w:ind w:left="1434" w:hanging="357"/>
        <w:jc w:val="both"/>
        <w:rPr>
          <w:rFonts w:ascii="Calibri" w:hAnsi="Calibri" w:cs="Calibri"/>
        </w:rPr>
      </w:pPr>
      <w:r w:rsidRPr="44DBEC2E">
        <w:rPr>
          <w:rFonts w:ascii="Calibri" w:hAnsi="Calibri" w:cs="Calibri"/>
        </w:rPr>
        <w:t xml:space="preserve">If </w:t>
      </w:r>
      <w:r w:rsidRPr="44DBEC2E">
        <w:rPr>
          <w:rFonts w:ascii="Calibri" w:hAnsi="Calibri" w:cs="Calibri"/>
          <w:b/>
          <w:bCs/>
          <w:u w:val="single"/>
        </w:rPr>
        <w:t>no reassignment required</w:t>
      </w:r>
      <w:r w:rsidRPr="44DBEC2E">
        <w:rPr>
          <w:rFonts w:ascii="Calibri" w:hAnsi="Calibri" w:cs="Calibri"/>
        </w:rPr>
        <w:t xml:space="preserve">: The initial case owner retains the case and proceed. </w:t>
      </w:r>
    </w:p>
    <w:p w:rsidRPr="00602DBB" w:rsidR="00602DBB" w:rsidP="001C3046" w:rsidRDefault="1E8A3549" w14:paraId="5BDF3EC1" w14:textId="1D2DE5E5">
      <w:pPr>
        <w:pStyle w:val="NormalWeb"/>
        <w:numPr>
          <w:ilvl w:val="0"/>
          <w:numId w:val="21"/>
        </w:numPr>
        <w:spacing w:before="0" w:beforeAutospacing="0" w:after="120" w:afterAutospacing="0"/>
        <w:ind w:left="714" w:hanging="357"/>
        <w:jc w:val="both"/>
        <w:rPr>
          <w:rFonts w:ascii="Calibri" w:hAnsi="Calibri" w:cs="Calibri"/>
        </w:rPr>
      </w:pPr>
      <w:r w:rsidRPr="44DBEC2E">
        <w:rPr>
          <w:rFonts w:ascii="Calibri" w:hAnsi="Calibri" w:cs="Calibri"/>
        </w:rPr>
        <w:t xml:space="preserve">Current case owner evaluates if Subject Matters Expert (SME) is required to answer the patient’s question. </w:t>
      </w:r>
    </w:p>
    <w:p w:rsidRPr="00602DBB" w:rsidR="00602DBB" w:rsidP="0012768F" w:rsidRDefault="0012768F" w14:paraId="4E5BBFDD" w14:textId="74731ED8">
      <w:pPr>
        <w:pStyle w:val="NormalWeb"/>
        <w:ind w:left="720"/>
        <w:contextualSpacing/>
        <w:jc w:val="both"/>
        <w:rPr>
          <w:rFonts w:ascii="Calibri" w:hAnsi="Calibri" w:cs="Calibri"/>
          <w:b/>
          <w:bCs/>
        </w:rPr>
      </w:pPr>
      <w:r>
        <w:rPr>
          <w:rFonts w:hint="eastAsia" w:ascii="Calibri" w:hAnsi="Calibri" w:cs="Calibri" w:eastAsiaTheme="minorEastAsia"/>
          <w:b/>
          <w:bCs/>
        </w:rPr>
        <w:t xml:space="preserve">5A. </w:t>
      </w:r>
      <w:r w:rsidRPr="44DBEC2E" w:rsidR="239F377B">
        <w:rPr>
          <w:rFonts w:ascii="Calibri" w:hAnsi="Calibri" w:cs="Calibri"/>
          <w:b/>
          <w:bCs/>
        </w:rPr>
        <w:t xml:space="preserve">SME Path – SME is required: </w:t>
      </w:r>
    </w:p>
    <w:p w:rsidRPr="00602DBB" w:rsidR="00602DBB" w:rsidP="001C3046" w:rsidRDefault="28EA321B" w14:paraId="18D1445F" w14:textId="32667E03">
      <w:pPr>
        <w:pStyle w:val="NormalWeb"/>
        <w:numPr>
          <w:ilvl w:val="1"/>
          <w:numId w:val="55"/>
        </w:numPr>
        <w:spacing w:after="120"/>
        <w:contextualSpacing/>
        <w:jc w:val="both"/>
        <w:rPr>
          <w:rFonts w:ascii="Calibri" w:hAnsi="Calibri" w:cs="Calibri"/>
        </w:rPr>
      </w:pPr>
      <w:r w:rsidRPr="44DBEC2E">
        <w:rPr>
          <w:rFonts w:ascii="Calibri" w:hAnsi="Calibri" w:cs="Calibri"/>
        </w:rPr>
        <w:t>Case owner</w:t>
      </w:r>
      <w:r w:rsidRPr="69A39596" w:rsidR="0091765E">
        <w:rPr>
          <w:rFonts w:ascii="Calibri" w:hAnsi="Calibri" w:cs="Calibri"/>
        </w:rPr>
        <w:t xml:space="preserve"> forwards the case to the relevant </w:t>
      </w:r>
      <w:r w:rsidRPr="69A39596" w:rsidR="41563F47">
        <w:rPr>
          <w:rFonts w:ascii="Calibri" w:hAnsi="Calibri" w:cs="Calibri"/>
        </w:rPr>
        <w:t>SME(s)</w:t>
      </w:r>
      <w:r w:rsidRPr="69A39596" w:rsidR="0091765E">
        <w:rPr>
          <w:rFonts w:ascii="Calibri" w:hAnsi="Calibri" w:cs="Calibri"/>
        </w:rPr>
        <w:t xml:space="preserve"> </w:t>
      </w:r>
      <w:r w:rsidRPr="44DBEC2E" w:rsidR="4C6A0EA3">
        <w:rPr>
          <w:rFonts w:ascii="Calibri" w:hAnsi="Calibri" w:cs="Calibri"/>
        </w:rPr>
        <w:t>via email.</w:t>
      </w:r>
      <w:r w:rsidRPr="44DBEC2E" w:rsidR="00602DBB">
        <w:rPr>
          <w:rFonts w:ascii="Calibri" w:hAnsi="Calibri" w:cs="Calibri" w:eastAsiaTheme="minorEastAsia"/>
        </w:rPr>
        <w:t xml:space="preserve"> </w:t>
      </w:r>
      <w:r w:rsidRPr="69A39596" w:rsidR="007554E5">
        <w:rPr>
          <w:rFonts w:ascii="Calibri" w:hAnsi="Calibri" w:cs="Calibri"/>
        </w:rPr>
        <w:t>Manager is CC-ed in the email correspondence</w:t>
      </w:r>
    </w:p>
    <w:p w:rsidR="3EA6A0E0" w:rsidP="001C3046" w:rsidRDefault="3EA6A0E0" w14:paraId="37C9B636" w14:textId="6B84C255">
      <w:pPr>
        <w:pStyle w:val="NormalWeb"/>
        <w:numPr>
          <w:ilvl w:val="1"/>
          <w:numId w:val="55"/>
        </w:numPr>
        <w:spacing w:after="120"/>
        <w:contextualSpacing/>
        <w:jc w:val="both"/>
        <w:rPr>
          <w:rFonts w:ascii="Calibri" w:hAnsi="Calibri" w:cs="Calibri"/>
        </w:rPr>
      </w:pPr>
      <w:r w:rsidRPr="44DBEC2E">
        <w:rPr>
          <w:rFonts w:ascii="Calibri" w:hAnsi="Calibri" w:cs="Calibri"/>
        </w:rPr>
        <w:t xml:space="preserve">Case owner awaits the SME’s reply and monitors for follow up. </w:t>
      </w:r>
    </w:p>
    <w:p w:rsidR="3EA6A0E0" w:rsidP="001C3046" w:rsidRDefault="3EA6A0E0" w14:paraId="5A08BD34" w14:textId="189B84CB">
      <w:pPr>
        <w:pStyle w:val="NormalWeb"/>
        <w:numPr>
          <w:ilvl w:val="1"/>
          <w:numId w:val="55"/>
        </w:numPr>
        <w:spacing w:after="120"/>
        <w:contextualSpacing/>
        <w:jc w:val="both"/>
        <w:rPr>
          <w:rFonts w:ascii="Calibri" w:hAnsi="Calibri" w:cs="Calibri"/>
        </w:rPr>
      </w:pPr>
      <w:r w:rsidRPr="44DBEC2E">
        <w:rPr>
          <w:rFonts w:ascii="Calibri" w:hAnsi="Calibri" w:cs="Calibri"/>
        </w:rPr>
        <w:t xml:space="preserve">Once the SME replies, the case owner compile response(s) and reply to the patient. </w:t>
      </w:r>
    </w:p>
    <w:p w:rsidR="44DBEC2E" w:rsidP="44DBEC2E" w:rsidRDefault="44DBEC2E" w14:paraId="3E2A9D8F" w14:textId="2E35D568">
      <w:pPr>
        <w:pStyle w:val="NormalWeb"/>
        <w:spacing w:after="120"/>
        <w:contextualSpacing/>
        <w:jc w:val="both"/>
        <w:rPr>
          <w:rFonts w:ascii="Calibri" w:hAnsi="Calibri" w:cs="Calibri"/>
        </w:rPr>
      </w:pPr>
    </w:p>
    <w:p w:rsidR="082020EB" w:rsidP="44DBEC2E" w:rsidRDefault="0012768F" w14:paraId="7790865B" w14:textId="7032F559">
      <w:pPr>
        <w:pStyle w:val="NormalWeb"/>
        <w:spacing w:after="120"/>
        <w:ind w:left="720"/>
        <w:contextualSpacing/>
        <w:jc w:val="both"/>
        <w:rPr>
          <w:rFonts w:ascii="Calibri" w:hAnsi="Calibri" w:cs="Calibri"/>
          <w:b/>
          <w:bCs/>
        </w:rPr>
      </w:pPr>
      <w:r>
        <w:rPr>
          <w:rFonts w:hint="eastAsia" w:ascii="Calibri" w:hAnsi="Calibri" w:cs="Calibri" w:eastAsiaTheme="minorEastAsia"/>
          <w:b/>
          <w:bCs/>
        </w:rPr>
        <w:t xml:space="preserve">5B. </w:t>
      </w:r>
      <w:r w:rsidRPr="44DBEC2E" w:rsidR="082020EB">
        <w:rPr>
          <w:rFonts w:ascii="Calibri" w:hAnsi="Calibri" w:cs="Calibri"/>
          <w:b/>
          <w:bCs/>
        </w:rPr>
        <w:t xml:space="preserve">Agent Path – SME is NOT required: </w:t>
      </w:r>
    </w:p>
    <w:p w:rsidR="082020EB" w:rsidP="001C3046" w:rsidRDefault="082020EB" w14:paraId="4E62C4DF" w14:textId="51E42666">
      <w:pPr>
        <w:pStyle w:val="NormalWeb"/>
        <w:numPr>
          <w:ilvl w:val="0"/>
          <w:numId w:val="54"/>
        </w:numPr>
        <w:spacing w:after="120" w:afterAutospacing="0"/>
        <w:jc w:val="both"/>
        <w:rPr>
          <w:rFonts w:ascii="Calibri" w:hAnsi="Calibri" w:cs="Calibri"/>
        </w:rPr>
      </w:pPr>
      <w:r w:rsidRPr="44DBEC2E">
        <w:rPr>
          <w:rFonts w:ascii="Calibri" w:hAnsi="Calibri" w:cs="Calibri"/>
        </w:rPr>
        <w:t>Case owner answers the patient's question directly without SME involvement.</w:t>
      </w:r>
    </w:p>
    <w:p w:rsidR="00602DBB" w:rsidP="001C3046" w:rsidRDefault="00602DBB" w14:paraId="5BEE0B04" w14:textId="7812BBE4">
      <w:pPr>
        <w:numPr>
          <w:ilvl w:val="0"/>
          <w:numId w:val="21"/>
        </w:numPr>
        <w:spacing w:after="0"/>
        <w:ind w:left="714" w:hanging="357"/>
        <w:contextualSpacing/>
        <w:jc w:val="both"/>
        <w:rPr>
          <w:rFonts w:ascii="Calibri" w:hAnsi="Calibri" w:cs="Calibri"/>
        </w:rPr>
      </w:pPr>
      <w:r w:rsidRPr="44DBEC2E">
        <w:rPr>
          <w:rFonts w:ascii="Calibri" w:hAnsi="Calibri" w:cs="Calibri"/>
        </w:rPr>
        <w:t xml:space="preserve">The </w:t>
      </w:r>
      <w:r w:rsidRPr="69A39596" w:rsidR="663E8440">
        <w:rPr>
          <w:rFonts w:ascii="Calibri" w:hAnsi="Calibri" w:cs="Calibri"/>
        </w:rPr>
        <w:t>Case Owner</w:t>
      </w:r>
      <w:r w:rsidRPr="69A39596">
        <w:rPr>
          <w:rFonts w:ascii="Calibri" w:hAnsi="Calibri" w:cs="Calibri"/>
        </w:rPr>
        <w:t xml:space="preserve"> manually tracks follow-up </w:t>
      </w:r>
      <w:r w:rsidRPr="44DBEC2E" w:rsidR="33038883">
        <w:rPr>
          <w:rFonts w:ascii="Calibri" w:hAnsi="Calibri" w:cs="Calibri"/>
        </w:rPr>
        <w:t>case details and</w:t>
      </w:r>
      <w:r w:rsidRPr="44DBEC2E">
        <w:rPr>
          <w:rFonts w:ascii="Calibri" w:hAnsi="Calibri" w:cs="Calibri"/>
        </w:rPr>
        <w:t xml:space="preserve"> </w:t>
      </w:r>
      <w:r w:rsidRPr="69A39596">
        <w:rPr>
          <w:rFonts w:ascii="Calibri" w:hAnsi="Calibri" w:cs="Calibri"/>
        </w:rPr>
        <w:t xml:space="preserve">status </w:t>
      </w:r>
      <w:r w:rsidRPr="44DBEC2E">
        <w:rPr>
          <w:rFonts w:ascii="Calibri" w:hAnsi="Calibri" w:cs="Calibri"/>
        </w:rPr>
        <w:t>in</w:t>
      </w:r>
      <w:r w:rsidRPr="44DBEC2E" w:rsidR="025DD124">
        <w:rPr>
          <w:rFonts w:ascii="Calibri" w:hAnsi="Calibri" w:cs="Calibri"/>
        </w:rPr>
        <w:t>to</w:t>
      </w:r>
      <w:r w:rsidRPr="69A39596">
        <w:rPr>
          <w:rFonts w:ascii="Calibri" w:hAnsi="Calibri" w:cs="Calibri"/>
        </w:rPr>
        <w:t xml:space="preserve"> Excel</w:t>
      </w:r>
    </w:p>
    <w:p w:rsidRPr="003D0A41" w:rsidR="007554E5" w:rsidP="001C3046" w:rsidRDefault="00602DBB" w14:paraId="47E8F4FD" w14:textId="70CE8A7E">
      <w:pPr>
        <w:numPr>
          <w:ilvl w:val="0"/>
          <w:numId w:val="21"/>
        </w:numPr>
        <w:spacing w:after="0"/>
        <w:ind w:left="714" w:hanging="357"/>
        <w:contextualSpacing/>
        <w:jc w:val="both"/>
        <w:rPr>
          <w:rFonts w:ascii="Calibri" w:hAnsi="Calibri" w:cs="Calibri"/>
        </w:rPr>
      </w:pPr>
      <w:r w:rsidRPr="69A39596">
        <w:rPr>
          <w:rFonts w:ascii="Calibri" w:hAnsi="Calibri" w:cs="Calibri"/>
        </w:rPr>
        <w:t xml:space="preserve">The </w:t>
      </w:r>
      <w:commentRangeStart w:id="35"/>
      <w:commentRangeStart w:id="36"/>
      <w:r w:rsidRPr="69A39596" w:rsidR="2D488167">
        <w:rPr>
          <w:rFonts w:ascii="Calibri" w:hAnsi="Calibri" w:cs="Calibri"/>
        </w:rPr>
        <w:t>Case Owner</w:t>
      </w:r>
      <w:r w:rsidRPr="69A39596" w:rsidR="007554E5">
        <w:rPr>
          <w:rFonts w:ascii="Calibri" w:hAnsi="Calibri" w:cs="Calibri"/>
        </w:rPr>
        <w:t xml:space="preserve"> performs manual checks at Day 3 and Day 7 to </w:t>
      </w:r>
      <w:r w:rsidRPr="69A39596" w:rsidR="002F1AFD">
        <w:rPr>
          <w:rFonts w:ascii="Calibri" w:hAnsi="Calibri" w:cs="Calibri"/>
        </w:rPr>
        <w:t>chase responses</w:t>
      </w:r>
      <w:commentRangeEnd w:id="35"/>
      <w:r w:rsidRPr="69A39596">
        <w:rPr>
          <w:rStyle w:val="CommentReference"/>
          <w:rFonts w:ascii="Calibri" w:hAnsi="Calibri" w:cs="Calibri"/>
          <w:sz w:val="24"/>
          <w:szCs w:val="24"/>
        </w:rPr>
        <w:commentReference w:id="35"/>
      </w:r>
      <w:commentRangeEnd w:id="36"/>
      <w:r>
        <w:rPr>
          <w:rStyle w:val="CommentReference"/>
        </w:rPr>
        <w:commentReference w:id="36"/>
      </w:r>
      <w:r w:rsidRPr="69A39596" w:rsidR="007554E5">
        <w:rPr>
          <w:rFonts w:ascii="Calibri" w:hAnsi="Calibri" w:cs="Calibri"/>
        </w:rPr>
        <w:t>.</w:t>
      </w:r>
    </w:p>
    <w:p w:rsidR="00965B7D" w:rsidP="001C3046" w:rsidRDefault="007554E5" w14:paraId="3862C472" w14:textId="3E8EFA70">
      <w:pPr>
        <w:pStyle w:val="NormalWeb"/>
        <w:numPr>
          <w:ilvl w:val="0"/>
          <w:numId w:val="21"/>
        </w:numPr>
        <w:jc w:val="both"/>
        <w:rPr>
          <w:rFonts w:ascii="Calibri" w:hAnsi="Calibri" w:cs="Calibri"/>
        </w:rPr>
      </w:pPr>
      <w:r w:rsidRPr="004E53B6">
        <w:rPr>
          <w:rFonts w:ascii="Calibri" w:hAnsi="Calibri" w:cs="Calibri"/>
        </w:rPr>
        <w:t xml:space="preserve">If no response is detected, </w:t>
      </w:r>
      <w:r>
        <w:rPr>
          <w:rFonts w:ascii="Calibri" w:hAnsi="Calibri" w:cs="Calibri"/>
        </w:rPr>
        <w:t xml:space="preserve">follow up </w:t>
      </w:r>
      <w:r w:rsidRPr="004E53B6">
        <w:rPr>
          <w:rFonts w:ascii="Calibri" w:hAnsi="Calibri" w:cs="Calibri"/>
        </w:rPr>
        <w:t>emails are sent</w:t>
      </w:r>
      <w:r>
        <w:rPr>
          <w:rFonts w:ascii="Calibri" w:hAnsi="Calibri" w:cs="Calibri"/>
        </w:rPr>
        <w:t xml:space="preserve"> by the </w:t>
      </w:r>
      <w:r w:rsidRPr="44DBEC2E" w:rsidR="7485FDB3">
        <w:rPr>
          <w:rFonts w:ascii="Calibri" w:hAnsi="Calibri" w:cs="Calibri"/>
        </w:rPr>
        <w:t>case owner</w:t>
      </w:r>
      <w:r w:rsidRPr="004E53B6">
        <w:rPr>
          <w:rFonts w:ascii="Calibri" w:hAnsi="Calibri" w:cs="Calibri"/>
        </w:rPr>
        <w:t xml:space="preserve"> manually.</w:t>
      </w:r>
    </w:p>
    <w:p w:rsidRPr="00965B7D" w:rsidR="00014E44" w:rsidP="001C3046" w:rsidRDefault="00965B7D" w14:paraId="3EFE0160" w14:textId="1D9B4BC7">
      <w:pPr>
        <w:pStyle w:val="NormalWeb"/>
        <w:numPr>
          <w:ilvl w:val="0"/>
          <w:numId w:val="21"/>
        </w:numPr>
        <w:jc w:val="both"/>
        <w:rPr>
          <w:rFonts w:ascii="Calibri" w:hAnsi="Calibri" w:cs="Calibri"/>
          <w:i/>
        </w:rPr>
      </w:pPr>
      <w:r w:rsidRPr="44DBEC2E">
        <w:rPr>
          <w:rFonts w:ascii="Calibri" w:hAnsi="Calibri" w:cs="Calibri"/>
          <w:color w:val="000000" w:themeColor="text1"/>
        </w:rPr>
        <w:t xml:space="preserve">A case is marked </w:t>
      </w:r>
      <w:r w:rsidRPr="44DBEC2E" w:rsidR="25CC6C95">
        <w:rPr>
          <w:rFonts w:ascii="Calibri" w:hAnsi="Calibri" w:cs="Calibri"/>
          <w:b/>
          <w:bCs/>
          <w:i/>
          <w:iCs/>
          <w:color w:val="000000" w:themeColor="text1"/>
        </w:rPr>
        <w:t>Resolv</w:t>
      </w:r>
      <w:r w:rsidRPr="44DBEC2E">
        <w:rPr>
          <w:rFonts w:ascii="Calibri" w:hAnsi="Calibri" w:cs="Calibri"/>
          <w:b/>
          <w:bCs/>
          <w:i/>
          <w:iCs/>
          <w:color w:val="000000" w:themeColor="text1"/>
        </w:rPr>
        <w:t>ed</w:t>
      </w:r>
      <w:r w:rsidRPr="44DBEC2E">
        <w:rPr>
          <w:rFonts w:ascii="Calibri" w:hAnsi="Calibri" w:cs="Calibri"/>
          <w:b/>
          <w:i/>
          <w:color w:val="000000" w:themeColor="text1"/>
        </w:rPr>
        <w:t xml:space="preserve"> </w:t>
      </w:r>
      <w:r w:rsidRPr="44DBEC2E">
        <w:rPr>
          <w:rFonts w:ascii="Calibri" w:hAnsi="Calibri" w:cs="Calibri"/>
          <w:color w:val="000000" w:themeColor="text1"/>
        </w:rPr>
        <w:t xml:space="preserve">upon confirmation of resolution by the </w:t>
      </w:r>
      <w:r w:rsidRPr="44DBEC2E" w:rsidR="5CE030AF">
        <w:rPr>
          <w:rFonts w:ascii="Calibri" w:hAnsi="Calibri" w:cs="Calibri"/>
          <w:color w:val="000000" w:themeColor="text1"/>
        </w:rPr>
        <w:t>case owner</w:t>
      </w:r>
      <w:r w:rsidRPr="44DBEC2E">
        <w:rPr>
          <w:rFonts w:ascii="Calibri" w:hAnsi="Calibri" w:cs="Calibri"/>
          <w:color w:val="000000" w:themeColor="text1"/>
        </w:rPr>
        <w:t xml:space="preserve">. </w:t>
      </w:r>
      <w:r w:rsidRPr="44DBEC2E" w:rsidR="4A61A989">
        <w:rPr>
          <w:rFonts w:ascii="Calibri" w:hAnsi="Calibri" w:cs="Calibri"/>
          <w:color w:val="000000" w:themeColor="text1"/>
        </w:rPr>
        <w:t>Note:</w:t>
      </w:r>
      <w:r w:rsidRPr="44DBEC2E">
        <w:rPr>
          <w:rFonts w:ascii="Calibri" w:hAnsi="Calibri" w:cs="Calibri"/>
          <w:color w:val="000000" w:themeColor="text1"/>
        </w:rPr>
        <w:t xml:space="preserve"> </w:t>
      </w:r>
      <w:r w:rsidRPr="44DBEC2E">
        <w:rPr>
          <w:rFonts w:ascii="Calibri" w:hAnsi="Calibri" w:cs="Calibri"/>
          <w:i/>
          <w:color w:val="000000" w:themeColor="text1"/>
        </w:rPr>
        <w:t xml:space="preserve">Subsequent email responses related to a </w:t>
      </w:r>
      <w:r w:rsidR="0057695A">
        <w:rPr>
          <w:rFonts w:ascii="Calibri" w:hAnsi="Calibri" w:cs="Calibri"/>
          <w:i/>
          <w:color w:val="000000" w:themeColor="text1"/>
        </w:rPr>
        <w:t>resolved</w:t>
      </w:r>
      <w:r w:rsidRPr="44DBEC2E">
        <w:rPr>
          <w:rFonts w:ascii="Calibri" w:hAnsi="Calibri" w:cs="Calibri"/>
          <w:i/>
          <w:color w:val="000000" w:themeColor="text1"/>
        </w:rPr>
        <w:t xml:space="preserve"> case are allowed; however, the status will not be automatically updated. </w:t>
      </w:r>
    </w:p>
    <w:p w:rsidRPr="001A6861" w:rsidR="007554E5" w:rsidP="007554E5" w:rsidRDefault="007554E5" w14:paraId="657EDE9F" w14:textId="77777777">
      <w:pPr>
        <w:pStyle w:val="Heading2"/>
        <w:spacing w:before="0" w:after="120"/>
        <w:jc w:val="both"/>
        <w:rPr>
          <w:rFonts w:ascii="Calibri" w:hAnsi="Calibri" w:cs="Calibri"/>
        </w:rPr>
      </w:pPr>
      <w:bookmarkStart w:name="_Toc225287822" w:id="37"/>
      <w:r w:rsidRPr="001A6861">
        <w:rPr>
          <w:rFonts w:ascii="Calibri" w:hAnsi="Calibri" w:cs="Calibri"/>
        </w:rPr>
        <w:t>Identified Pain Points</w:t>
      </w:r>
      <w:bookmarkEnd w:id="37"/>
    </w:p>
    <w:tbl>
      <w:tblPr>
        <w:tblStyle w:val="TableGrid"/>
        <w:tblW w:w="0" w:type="auto"/>
        <w:tblLook w:val="04A0" w:firstRow="1" w:lastRow="0" w:firstColumn="1" w:lastColumn="0" w:noHBand="0" w:noVBand="1"/>
      </w:tblPr>
      <w:tblGrid>
        <w:gridCol w:w="988"/>
        <w:gridCol w:w="3260"/>
        <w:gridCol w:w="4768"/>
      </w:tblGrid>
      <w:tr w:rsidRPr="001A6861" w:rsidR="004F75AA" w:rsidTr="69A39596" w14:paraId="3C830118" w14:textId="77777777">
        <w:tc>
          <w:tcPr>
            <w:tcW w:w="988" w:type="dxa"/>
            <w:shd w:val="clear" w:color="auto" w:fill="A5C9EB" w:themeFill="text2" w:themeFillTint="40"/>
            <w:hideMark/>
          </w:tcPr>
          <w:p w:rsidRPr="001A6861" w:rsidR="007554E5" w:rsidP="00AC44B1" w:rsidRDefault="007554E5" w14:paraId="4F2F60B6" w14:textId="77777777">
            <w:pPr>
              <w:spacing w:line="278" w:lineRule="auto"/>
              <w:jc w:val="both"/>
              <w:rPr>
                <w:rFonts w:ascii="Calibri" w:hAnsi="Calibri" w:cs="Calibri"/>
                <w:b/>
                <w:bCs/>
              </w:rPr>
            </w:pPr>
            <w:r w:rsidRPr="001A6861">
              <w:rPr>
                <w:rFonts w:ascii="Calibri" w:hAnsi="Calibri" w:cs="Calibri"/>
                <w:b/>
                <w:bCs/>
              </w:rPr>
              <w:t>ID</w:t>
            </w:r>
          </w:p>
        </w:tc>
        <w:tc>
          <w:tcPr>
            <w:tcW w:w="3260" w:type="dxa"/>
            <w:shd w:val="clear" w:color="auto" w:fill="A5C9EB" w:themeFill="text2" w:themeFillTint="40"/>
            <w:hideMark/>
          </w:tcPr>
          <w:p w:rsidRPr="001A6861" w:rsidR="007554E5" w:rsidP="00AC44B1" w:rsidRDefault="007554E5" w14:paraId="679E15FC" w14:textId="77777777">
            <w:pPr>
              <w:spacing w:line="278" w:lineRule="auto"/>
              <w:jc w:val="both"/>
              <w:rPr>
                <w:rFonts w:ascii="Calibri" w:hAnsi="Calibri" w:cs="Calibri"/>
                <w:b/>
                <w:bCs/>
              </w:rPr>
            </w:pPr>
            <w:r w:rsidRPr="001A6861">
              <w:rPr>
                <w:rFonts w:ascii="Calibri" w:hAnsi="Calibri" w:cs="Calibri"/>
                <w:b/>
                <w:bCs/>
              </w:rPr>
              <w:t>Issue</w:t>
            </w:r>
          </w:p>
        </w:tc>
        <w:tc>
          <w:tcPr>
            <w:tcW w:w="4768" w:type="dxa"/>
            <w:shd w:val="clear" w:color="auto" w:fill="A5C9EB" w:themeFill="text2" w:themeFillTint="40"/>
            <w:hideMark/>
          </w:tcPr>
          <w:p w:rsidRPr="001A6861" w:rsidR="007554E5" w:rsidP="00AC44B1" w:rsidRDefault="007554E5" w14:paraId="36BE45A8" w14:textId="77777777">
            <w:pPr>
              <w:spacing w:line="278" w:lineRule="auto"/>
              <w:jc w:val="both"/>
              <w:rPr>
                <w:rFonts w:ascii="Calibri" w:hAnsi="Calibri" w:cs="Calibri"/>
                <w:b/>
                <w:bCs/>
              </w:rPr>
            </w:pPr>
            <w:r w:rsidRPr="001A6861">
              <w:rPr>
                <w:rFonts w:ascii="Calibri" w:hAnsi="Calibri" w:cs="Calibri"/>
                <w:b/>
                <w:bCs/>
              </w:rPr>
              <w:t>Root Cause</w:t>
            </w:r>
          </w:p>
        </w:tc>
      </w:tr>
      <w:tr w:rsidRPr="001A6861" w:rsidR="004F75AA" w:rsidTr="69A39596" w14:paraId="3A55C495" w14:textId="77777777">
        <w:tc>
          <w:tcPr>
            <w:tcW w:w="988" w:type="dxa"/>
            <w:hideMark/>
          </w:tcPr>
          <w:p w:rsidRPr="001A6861" w:rsidR="007554E5" w:rsidP="00AC44B1" w:rsidRDefault="007554E5" w14:paraId="08CDBF01" w14:textId="77777777">
            <w:pPr>
              <w:spacing w:line="278" w:lineRule="auto"/>
              <w:jc w:val="both"/>
              <w:rPr>
                <w:rFonts w:ascii="Calibri" w:hAnsi="Calibri" w:cs="Calibri"/>
              </w:rPr>
            </w:pPr>
            <w:r w:rsidRPr="001A6861">
              <w:rPr>
                <w:rFonts w:ascii="Calibri" w:hAnsi="Calibri" w:cs="Calibri"/>
              </w:rPr>
              <w:t>CM-02</w:t>
            </w:r>
          </w:p>
        </w:tc>
        <w:tc>
          <w:tcPr>
            <w:tcW w:w="3260" w:type="dxa"/>
            <w:hideMark/>
          </w:tcPr>
          <w:p w:rsidRPr="001A6861" w:rsidR="007554E5" w:rsidP="00AC44B1" w:rsidRDefault="007554E5" w14:paraId="58252F33" w14:textId="77777777">
            <w:pPr>
              <w:spacing w:line="278" w:lineRule="auto"/>
              <w:jc w:val="both"/>
              <w:rPr>
                <w:rFonts w:ascii="Calibri" w:hAnsi="Calibri" w:cs="Calibri"/>
              </w:rPr>
            </w:pPr>
            <w:r w:rsidRPr="001A6861">
              <w:rPr>
                <w:rFonts w:ascii="Calibri" w:hAnsi="Calibri" w:eastAsia="Times New Roman" w:cs="Calibri"/>
                <w:color w:val="000000"/>
                <w:kern w:val="0"/>
                <w14:ligatures w14:val="none"/>
              </w:rPr>
              <w:t>Manual Excel Tracking</w:t>
            </w:r>
          </w:p>
        </w:tc>
        <w:tc>
          <w:tcPr>
            <w:tcW w:w="4768" w:type="dxa"/>
            <w:hideMark/>
          </w:tcPr>
          <w:p w:rsidRPr="001A6861" w:rsidR="007554E5" w:rsidP="00AC44B1" w:rsidRDefault="007554E5" w14:paraId="2590AD51" w14:textId="77777777">
            <w:pPr>
              <w:spacing w:line="278" w:lineRule="auto"/>
              <w:rPr>
                <w:rFonts w:ascii="Calibri" w:hAnsi="Calibri" w:cs="Calibri"/>
              </w:rPr>
            </w:pPr>
            <w:r w:rsidRPr="001A6861">
              <w:rPr>
                <w:rFonts w:ascii="Calibri" w:hAnsi="Calibri" w:cs="Calibri"/>
              </w:rPr>
              <w:t>No automated follow-up tracking</w:t>
            </w:r>
          </w:p>
        </w:tc>
      </w:tr>
      <w:tr w:rsidRPr="001A6861" w:rsidR="004F75AA" w:rsidTr="69A39596" w14:paraId="77D70D21" w14:textId="77777777">
        <w:tc>
          <w:tcPr>
            <w:tcW w:w="988" w:type="dxa"/>
            <w:hideMark/>
          </w:tcPr>
          <w:p w:rsidRPr="001A6861" w:rsidR="007554E5" w:rsidP="00AC44B1" w:rsidRDefault="007554E5" w14:paraId="07635EE6" w14:textId="77777777">
            <w:pPr>
              <w:spacing w:line="278" w:lineRule="auto"/>
              <w:jc w:val="both"/>
              <w:rPr>
                <w:rFonts w:ascii="Calibri" w:hAnsi="Calibri" w:cs="Calibri"/>
              </w:rPr>
            </w:pPr>
            <w:r w:rsidRPr="001A6861">
              <w:rPr>
                <w:rFonts w:ascii="Calibri" w:hAnsi="Calibri" w:cs="Calibri"/>
              </w:rPr>
              <w:t>CM-03</w:t>
            </w:r>
          </w:p>
        </w:tc>
        <w:tc>
          <w:tcPr>
            <w:tcW w:w="3260" w:type="dxa"/>
            <w:hideMark/>
          </w:tcPr>
          <w:p w:rsidRPr="001A6861" w:rsidR="007554E5" w:rsidP="00AC44B1" w:rsidRDefault="007554E5" w14:paraId="0A3C5E12" w14:textId="77777777">
            <w:pPr>
              <w:spacing w:line="278" w:lineRule="auto"/>
              <w:jc w:val="both"/>
              <w:rPr>
                <w:rFonts w:ascii="Calibri" w:hAnsi="Calibri" w:cs="Calibri"/>
              </w:rPr>
            </w:pPr>
            <w:r w:rsidRPr="001A6861">
              <w:rPr>
                <w:rFonts w:ascii="Calibri" w:hAnsi="Calibri" w:eastAsia="Times New Roman" w:cs="Calibri"/>
                <w:color w:val="000000"/>
                <w:kern w:val="0"/>
                <w14:ligatures w14:val="none"/>
              </w:rPr>
              <w:t>No post-resolution detection</w:t>
            </w:r>
          </w:p>
        </w:tc>
        <w:tc>
          <w:tcPr>
            <w:tcW w:w="4768" w:type="dxa"/>
            <w:hideMark/>
          </w:tcPr>
          <w:p w:rsidRPr="001A6861" w:rsidR="007554E5" w:rsidP="00AC44B1" w:rsidRDefault="007554E5" w14:paraId="48F19B13" w14:textId="77777777">
            <w:pPr>
              <w:spacing w:line="278" w:lineRule="auto"/>
              <w:rPr>
                <w:rFonts w:ascii="Calibri" w:hAnsi="Calibri" w:cs="Calibri"/>
              </w:rPr>
            </w:pPr>
            <w:r w:rsidRPr="001A6861">
              <w:rPr>
                <w:rFonts w:ascii="Calibri" w:hAnsi="Calibri" w:cs="Calibri"/>
              </w:rPr>
              <w:t>No automation monitoring mailbox for resolved cases</w:t>
            </w:r>
          </w:p>
        </w:tc>
      </w:tr>
      <w:tr w:rsidRPr="001A6861" w:rsidR="004F75AA" w:rsidTr="69A39596" w14:paraId="2B5CE0AF" w14:textId="77777777">
        <w:tc>
          <w:tcPr>
            <w:tcW w:w="988" w:type="dxa"/>
            <w:hideMark/>
          </w:tcPr>
          <w:p w:rsidRPr="001A6861" w:rsidR="007554E5" w:rsidP="00AC44B1" w:rsidRDefault="007554E5" w14:paraId="101F940A" w14:textId="77777777">
            <w:pPr>
              <w:spacing w:line="278" w:lineRule="auto"/>
              <w:jc w:val="both"/>
              <w:rPr>
                <w:rFonts w:ascii="Calibri" w:hAnsi="Calibri" w:cs="Calibri"/>
              </w:rPr>
            </w:pPr>
            <w:r w:rsidRPr="001A6861">
              <w:rPr>
                <w:rFonts w:ascii="Calibri" w:hAnsi="Calibri" w:cs="Calibri"/>
              </w:rPr>
              <w:t>CM-08</w:t>
            </w:r>
          </w:p>
        </w:tc>
        <w:tc>
          <w:tcPr>
            <w:tcW w:w="3260" w:type="dxa"/>
            <w:hideMark/>
          </w:tcPr>
          <w:p w:rsidRPr="001A6861" w:rsidR="007554E5" w:rsidP="00AC44B1" w:rsidRDefault="007554E5" w14:paraId="267F1096" w14:textId="77777777">
            <w:pPr>
              <w:spacing w:line="278" w:lineRule="auto"/>
              <w:jc w:val="both"/>
              <w:rPr>
                <w:rFonts w:ascii="Calibri" w:hAnsi="Calibri" w:cs="Calibri"/>
              </w:rPr>
            </w:pPr>
            <w:r w:rsidRPr="001A6861">
              <w:rPr>
                <w:rFonts w:ascii="Calibri" w:hAnsi="Calibri" w:cs="Calibri"/>
                <w:color w:val="000000"/>
              </w:rPr>
              <w:t>No outstanding visibility</w:t>
            </w:r>
          </w:p>
        </w:tc>
        <w:tc>
          <w:tcPr>
            <w:tcW w:w="4768" w:type="dxa"/>
            <w:hideMark/>
          </w:tcPr>
          <w:p w:rsidRPr="001A6861" w:rsidR="007554E5" w:rsidP="00AC44B1" w:rsidRDefault="007554E5" w14:paraId="73AC12DF" w14:textId="77777777">
            <w:pPr>
              <w:spacing w:line="278" w:lineRule="auto"/>
              <w:rPr>
                <w:rFonts w:ascii="Calibri" w:hAnsi="Calibri" w:cs="Calibri"/>
              </w:rPr>
            </w:pPr>
            <w:r w:rsidRPr="001A6861">
              <w:rPr>
                <w:rFonts w:ascii="Calibri" w:hAnsi="Calibri" w:cs="Calibri"/>
              </w:rPr>
              <w:t>No SLA indicators and operational views</w:t>
            </w:r>
          </w:p>
        </w:tc>
      </w:tr>
      <w:tr w:rsidRPr="001A6861" w:rsidR="004F75AA" w:rsidTr="69A39596" w14:paraId="43676EB3" w14:textId="77777777">
        <w:tc>
          <w:tcPr>
            <w:tcW w:w="988" w:type="dxa"/>
            <w:hideMark/>
          </w:tcPr>
          <w:p w:rsidRPr="001A6861" w:rsidR="007554E5" w:rsidP="00AC44B1" w:rsidRDefault="007554E5" w14:paraId="2524742A" w14:textId="77777777">
            <w:pPr>
              <w:spacing w:line="278" w:lineRule="auto"/>
              <w:jc w:val="both"/>
              <w:rPr>
                <w:rFonts w:ascii="Calibri" w:hAnsi="Calibri" w:cs="Calibri"/>
              </w:rPr>
            </w:pPr>
            <w:r w:rsidRPr="001A6861">
              <w:rPr>
                <w:rFonts w:ascii="Calibri" w:hAnsi="Calibri" w:cs="Calibri"/>
              </w:rPr>
              <w:t>CM-09</w:t>
            </w:r>
          </w:p>
        </w:tc>
        <w:tc>
          <w:tcPr>
            <w:tcW w:w="3260" w:type="dxa"/>
            <w:hideMark/>
          </w:tcPr>
          <w:p w:rsidRPr="001A6861" w:rsidR="007554E5" w:rsidP="00AC44B1" w:rsidRDefault="007554E5" w14:paraId="028939E4" w14:textId="77777777">
            <w:pPr>
              <w:spacing w:line="278" w:lineRule="auto"/>
              <w:jc w:val="both"/>
              <w:rPr>
                <w:rFonts w:ascii="Calibri" w:hAnsi="Calibri" w:cs="Calibri"/>
              </w:rPr>
            </w:pPr>
            <w:r w:rsidRPr="001A6861">
              <w:rPr>
                <w:rFonts w:ascii="Calibri" w:hAnsi="Calibri" w:cs="Calibri"/>
                <w:color w:val="000000"/>
              </w:rPr>
              <w:t>Premature closure</w:t>
            </w:r>
          </w:p>
        </w:tc>
        <w:tc>
          <w:tcPr>
            <w:tcW w:w="4768" w:type="dxa"/>
            <w:hideMark/>
          </w:tcPr>
          <w:p w:rsidRPr="001A6861" w:rsidR="007554E5" w:rsidP="00AC44B1" w:rsidRDefault="00765973" w14:paraId="657E9001" w14:textId="05FDB4CF">
            <w:pPr>
              <w:spacing w:line="278" w:lineRule="auto"/>
              <w:rPr>
                <w:rFonts w:ascii="Calibri" w:hAnsi="Calibri" w:cs="Calibri"/>
              </w:rPr>
            </w:pPr>
            <w:r>
              <w:rPr>
                <w:rFonts w:ascii="Calibri" w:hAnsi="Calibri" w:cs="Calibri"/>
              </w:rPr>
              <w:t>Original case owner has n</w:t>
            </w:r>
            <w:r w:rsidRPr="001A6861" w:rsidR="007554E5">
              <w:rPr>
                <w:rFonts w:ascii="Calibri" w:hAnsi="Calibri" w:cs="Calibri"/>
              </w:rPr>
              <w:t xml:space="preserve">o </w:t>
            </w:r>
            <w:r w:rsidR="002A676D">
              <w:rPr>
                <w:rFonts w:ascii="Calibri" w:hAnsi="Calibri" w:cs="Calibri"/>
              </w:rPr>
              <w:t>visibility</w:t>
            </w:r>
            <w:r w:rsidRPr="001A6861" w:rsidR="007554E5">
              <w:rPr>
                <w:rFonts w:ascii="Calibri" w:hAnsi="Calibri" w:cs="Calibri"/>
              </w:rPr>
              <w:t xml:space="preserve"> on status changes</w:t>
            </w:r>
            <w:r w:rsidR="002A676D">
              <w:rPr>
                <w:rFonts w:ascii="Calibri" w:hAnsi="Calibri" w:cs="Calibri"/>
              </w:rPr>
              <w:t xml:space="preserve"> after case reassignment</w:t>
            </w:r>
          </w:p>
        </w:tc>
      </w:tr>
    </w:tbl>
    <w:p w:rsidRPr="001A6861" w:rsidR="007554E5" w:rsidP="007554E5" w:rsidRDefault="007554E5" w14:paraId="720EAEED" w14:textId="77777777">
      <w:pPr>
        <w:spacing w:after="120"/>
        <w:jc w:val="both"/>
        <w:rPr>
          <w:rFonts w:ascii="Calibri" w:hAnsi="Calibri" w:cs="Calibri"/>
        </w:rPr>
      </w:pPr>
    </w:p>
    <w:p w:rsidR="00494B85" w:rsidP="007C6C3F" w:rsidRDefault="00494B85" w14:paraId="25A18EC4" w14:textId="3FBE8F04">
      <w:pPr>
        <w:pStyle w:val="Heading2"/>
        <w:rPr>
          <w:rFonts w:ascii="Calibri" w:hAnsi="Calibri" w:cs="Calibri"/>
        </w:rPr>
      </w:pPr>
      <w:bookmarkStart w:name="_Toc225287823" w:id="38"/>
      <w:r>
        <w:rPr>
          <w:rFonts w:ascii="Calibri" w:hAnsi="Calibri" w:cs="Calibri"/>
        </w:rPr>
        <w:t>Operational Characteristics</w:t>
      </w:r>
      <w:bookmarkEnd w:id="38"/>
    </w:p>
    <w:p w:rsidRPr="00B333F7" w:rsidR="00B333F7" w:rsidP="004A0891" w:rsidRDefault="00B333F7" w14:paraId="5AD46FE6" w14:textId="77777777">
      <w:pPr>
        <w:spacing w:after="120"/>
        <w:rPr>
          <w:rFonts w:ascii="Calibri" w:hAnsi="Calibri" w:cs="Calibri"/>
        </w:rPr>
      </w:pPr>
      <w:r w:rsidRPr="00B333F7">
        <w:rPr>
          <w:rFonts w:ascii="Calibri" w:hAnsi="Calibri" w:cs="Calibri"/>
        </w:rPr>
        <w:t>The existing process relies heavily on manual intervention, including:</w:t>
      </w:r>
    </w:p>
    <w:p w:rsidRPr="00B333F7" w:rsidR="00B333F7" w:rsidP="001C3046" w:rsidRDefault="00B333F7" w14:paraId="22D5A705" w14:textId="77777777">
      <w:pPr>
        <w:numPr>
          <w:ilvl w:val="0"/>
          <w:numId w:val="41"/>
        </w:numPr>
        <w:spacing w:after="120"/>
        <w:ind w:left="714" w:hanging="357"/>
        <w:contextualSpacing/>
        <w:rPr>
          <w:rFonts w:ascii="Calibri" w:hAnsi="Calibri" w:cs="Calibri"/>
        </w:rPr>
      </w:pPr>
      <w:r w:rsidRPr="00B333F7">
        <w:rPr>
          <w:rFonts w:ascii="Calibri" w:hAnsi="Calibri" w:cs="Calibri"/>
        </w:rPr>
        <w:t>Manual forwarding of cases to Business Units (BUs)</w:t>
      </w:r>
    </w:p>
    <w:p w:rsidRPr="00B333F7" w:rsidR="00B333F7" w:rsidP="001C3046" w:rsidRDefault="00B333F7" w14:paraId="797523D5" w14:textId="77777777">
      <w:pPr>
        <w:numPr>
          <w:ilvl w:val="0"/>
          <w:numId w:val="41"/>
        </w:numPr>
        <w:spacing w:after="120"/>
        <w:ind w:left="714" w:hanging="357"/>
        <w:contextualSpacing/>
        <w:rPr>
          <w:rFonts w:ascii="Calibri" w:hAnsi="Calibri" w:cs="Calibri"/>
        </w:rPr>
      </w:pPr>
      <w:r w:rsidRPr="00B333F7">
        <w:rPr>
          <w:rFonts w:ascii="Calibri" w:hAnsi="Calibri" w:cs="Calibri"/>
        </w:rPr>
        <w:t>Manual tracking of follow-ups in Excel</w:t>
      </w:r>
    </w:p>
    <w:p w:rsidRPr="00B333F7" w:rsidR="00B333F7" w:rsidP="001C3046" w:rsidRDefault="00B333F7" w14:paraId="1DECAB5A" w14:textId="77777777">
      <w:pPr>
        <w:numPr>
          <w:ilvl w:val="0"/>
          <w:numId w:val="41"/>
        </w:numPr>
        <w:spacing w:after="120"/>
        <w:ind w:left="714" w:hanging="357"/>
        <w:contextualSpacing/>
        <w:rPr>
          <w:rFonts w:ascii="Calibri" w:hAnsi="Calibri" w:cs="Calibri"/>
        </w:rPr>
      </w:pPr>
      <w:r w:rsidRPr="00B333F7">
        <w:rPr>
          <w:rFonts w:ascii="Calibri" w:hAnsi="Calibri" w:cs="Calibri"/>
        </w:rPr>
        <w:t>Manual checks at predefined intervals (Day 3 / Day 7)</w:t>
      </w:r>
    </w:p>
    <w:p w:rsidRPr="00B333F7" w:rsidR="00B333F7" w:rsidP="001C3046" w:rsidRDefault="00B333F7" w14:paraId="1B7650AC" w14:textId="77777777">
      <w:pPr>
        <w:numPr>
          <w:ilvl w:val="0"/>
          <w:numId w:val="41"/>
        </w:numPr>
        <w:spacing w:after="120"/>
        <w:ind w:left="714" w:hanging="357"/>
        <w:contextualSpacing/>
        <w:rPr>
          <w:rFonts w:ascii="Calibri" w:hAnsi="Calibri" w:cs="Calibri"/>
        </w:rPr>
      </w:pPr>
      <w:r w:rsidRPr="00B333F7">
        <w:rPr>
          <w:rFonts w:ascii="Calibri" w:hAnsi="Calibri" w:cs="Calibri"/>
        </w:rPr>
        <w:t>Email-based coordination across shared mailboxes</w:t>
      </w:r>
    </w:p>
    <w:p w:rsidRPr="00B333F7" w:rsidR="00B333F7" w:rsidP="001C3046" w:rsidRDefault="00B333F7" w14:paraId="25019A12" w14:textId="77777777">
      <w:pPr>
        <w:numPr>
          <w:ilvl w:val="0"/>
          <w:numId w:val="41"/>
        </w:numPr>
        <w:spacing w:after="120"/>
        <w:ind w:left="714" w:hanging="357"/>
        <w:rPr>
          <w:rFonts w:ascii="Calibri" w:hAnsi="Calibri" w:cs="Calibri"/>
        </w:rPr>
      </w:pPr>
      <w:r w:rsidRPr="00B333F7">
        <w:rPr>
          <w:rFonts w:ascii="Calibri" w:hAnsi="Calibri" w:cs="Calibri"/>
        </w:rPr>
        <w:t>Manual determination of case closure readiness</w:t>
      </w:r>
    </w:p>
    <w:p w:rsidRPr="00B333F7" w:rsidR="00B333F7" w:rsidP="00B333F7" w:rsidRDefault="00B333F7" w14:paraId="4980783C" w14:textId="77777777">
      <w:pPr>
        <w:rPr>
          <w:rFonts w:ascii="Calibri" w:hAnsi="Calibri" w:cs="Calibri"/>
        </w:rPr>
      </w:pPr>
      <w:r w:rsidRPr="00B333F7">
        <w:rPr>
          <w:rFonts w:ascii="Calibri" w:hAnsi="Calibri" w:cs="Calibri"/>
        </w:rPr>
        <w:t>This results in dependency on human monitoring rather than system-driven controls.</w:t>
      </w:r>
    </w:p>
    <w:p w:rsidRPr="00494B85" w:rsidR="00494B85" w:rsidP="00494B85" w:rsidRDefault="00494B85" w14:paraId="57E58375" w14:textId="77777777"/>
    <w:p w:rsidRPr="001A6861" w:rsidR="00C404FA" w:rsidP="007C6C3F" w:rsidRDefault="007C6C3F" w14:paraId="38760433" w14:textId="6321E02A">
      <w:pPr>
        <w:pStyle w:val="Heading2"/>
        <w:rPr>
          <w:rFonts w:ascii="Calibri" w:hAnsi="Calibri" w:cs="Calibri"/>
        </w:rPr>
      </w:pPr>
      <w:bookmarkStart w:name="_Toc225287824" w:id="39"/>
      <w:r w:rsidRPr="001A6861">
        <w:rPr>
          <w:rFonts w:ascii="Calibri" w:hAnsi="Calibri" w:cs="Calibri"/>
        </w:rPr>
        <w:t xml:space="preserve">Current </w:t>
      </w:r>
      <w:r w:rsidRPr="001A6861" w:rsidR="00C404FA">
        <w:rPr>
          <w:rFonts w:ascii="Calibri" w:hAnsi="Calibri" w:cs="Calibri"/>
        </w:rPr>
        <w:t>Challenges</w:t>
      </w:r>
      <w:bookmarkEnd w:id="39"/>
    </w:p>
    <w:p w:rsidRPr="001A6861" w:rsidR="00C404FA" w:rsidP="006822BD" w:rsidRDefault="001F4BDE" w14:paraId="228BF01F" w14:textId="44E47869">
      <w:pPr>
        <w:spacing w:after="120"/>
        <w:jc w:val="both"/>
        <w:rPr>
          <w:rFonts w:ascii="Calibri" w:hAnsi="Calibri" w:cs="Calibri"/>
        </w:rPr>
      </w:pPr>
      <w:r w:rsidRPr="001F4BDE">
        <w:rPr>
          <w:rFonts w:ascii="Calibri" w:hAnsi="Calibri" w:cs="Calibri"/>
        </w:rPr>
        <w:t>The current enquiry and case management process relies heavily on manual coordination across email, shared mailboxes, Excel tracking files, and CRM records. This fragmented approach has resulted in the following operational challenges:</w:t>
      </w:r>
      <w:r>
        <w:rPr>
          <w:rFonts w:ascii="Calibri" w:hAnsi="Calibri" w:cs="Calibri"/>
        </w:rPr>
        <w:t xml:space="preserve"> </w:t>
      </w:r>
    </w:p>
    <w:p w:rsidRPr="00642C3F" w:rsidR="00E70F15" w:rsidP="001C3046" w:rsidRDefault="00C404FA" w14:paraId="565D548B" w14:textId="378CDF13">
      <w:pPr>
        <w:pStyle w:val="ListParagraph"/>
        <w:numPr>
          <w:ilvl w:val="1"/>
          <w:numId w:val="41"/>
        </w:numPr>
        <w:spacing w:before="240" w:after="120"/>
        <w:ind w:left="360"/>
        <w:jc w:val="both"/>
        <w:rPr>
          <w:rFonts w:ascii="Calibri" w:hAnsi="Calibri" w:cs="Calibri"/>
          <w:b/>
          <w:bCs/>
        </w:rPr>
      </w:pPr>
      <w:commentRangeStart w:id="40"/>
      <w:commentRangeStart w:id="41"/>
      <w:commentRangeStart w:id="42"/>
      <w:r w:rsidRPr="00642C3F">
        <w:rPr>
          <w:rFonts w:ascii="Calibri" w:hAnsi="Calibri" w:cs="Calibri"/>
          <w:b/>
          <w:bCs/>
        </w:rPr>
        <w:t>High manual effort and operational overhead</w:t>
      </w:r>
    </w:p>
    <w:p w:rsidRPr="00642C3F" w:rsidR="003136EE" w:rsidP="006822BD" w:rsidRDefault="003136EE" w14:paraId="47450AC5" w14:textId="77777777">
      <w:pPr>
        <w:spacing w:after="120"/>
        <w:jc w:val="both"/>
        <w:rPr>
          <w:rFonts w:ascii="Calibri" w:hAnsi="Calibri" w:cs="Calibri"/>
        </w:rPr>
      </w:pPr>
      <w:r w:rsidRPr="00642C3F">
        <w:rPr>
          <w:rFonts w:ascii="Calibri" w:hAnsi="Calibri" w:cs="Calibri"/>
        </w:rPr>
        <w:t>The team is required to:</w:t>
      </w:r>
    </w:p>
    <w:p w:rsidRPr="003136EE" w:rsidR="003136EE" w:rsidP="001C3046" w:rsidRDefault="003136EE" w14:paraId="3EBB048E" w14:textId="77777777">
      <w:pPr>
        <w:pStyle w:val="ListParagraph"/>
        <w:numPr>
          <w:ilvl w:val="0"/>
          <w:numId w:val="42"/>
        </w:numPr>
        <w:spacing w:after="120"/>
        <w:ind w:left="723"/>
        <w:jc w:val="both"/>
        <w:rPr>
          <w:rFonts w:ascii="Calibri" w:hAnsi="Calibri" w:cs="Calibri"/>
        </w:rPr>
      </w:pPr>
      <w:r w:rsidRPr="003136EE">
        <w:rPr>
          <w:rFonts w:ascii="Calibri" w:hAnsi="Calibri" w:cs="Calibri"/>
        </w:rPr>
        <w:t>Manually forward cases from shared mailboxes to respective Business Units (BUs)</w:t>
      </w:r>
    </w:p>
    <w:p w:rsidRPr="003136EE" w:rsidR="003136EE" w:rsidP="001C3046" w:rsidRDefault="003136EE" w14:paraId="52D7CEF0" w14:textId="29B7F9F6">
      <w:pPr>
        <w:pStyle w:val="ListParagraph"/>
        <w:numPr>
          <w:ilvl w:val="0"/>
          <w:numId w:val="42"/>
        </w:numPr>
        <w:spacing w:after="120"/>
        <w:ind w:left="723"/>
        <w:jc w:val="both"/>
        <w:rPr>
          <w:rFonts w:ascii="Calibri" w:hAnsi="Calibri" w:cs="Calibri"/>
        </w:rPr>
      </w:pPr>
      <w:r w:rsidRPr="003136EE">
        <w:rPr>
          <w:rFonts w:ascii="Calibri" w:hAnsi="Calibri" w:cs="Calibri"/>
        </w:rPr>
        <w:t xml:space="preserve">Manually </w:t>
      </w:r>
      <w:r w:rsidR="00642C3F">
        <w:rPr>
          <w:rFonts w:ascii="Calibri" w:hAnsi="Calibri" w:cs="Calibri"/>
        </w:rPr>
        <w:t>t</w:t>
      </w:r>
      <w:r w:rsidRPr="003136EE">
        <w:rPr>
          <w:rFonts w:ascii="Calibri" w:hAnsi="Calibri" w:cs="Calibri"/>
        </w:rPr>
        <w:t>rack follow-up timelines using Excel spreadsheets</w:t>
      </w:r>
    </w:p>
    <w:p w:rsidRPr="003136EE" w:rsidR="003136EE" w:rsidP="001C3046" w:rsidRDefault="003136EE" w14:paraId="3C2AAB26" w14:textId="46E66EA7">
      <w:pPr>
        <w:pStyle w:val="ListParagraph"/>
        <w:numPr>
          <w:ilvl w:val="0"/>
          <w:numId w:val="42"/>
        </w:numPr>
        <w:spacing w:after="120"/>
        <w:ind w:left="723"/>
        <w:jc w:val="both"/>
        <w:rPr>
          <w:rFonts w:ascii="Calibri" w:hAnsi="Calibri" w:cs="Calibri"/>
        </w:rPr>
      </w:pPr>
      <w:r w:rsidRPr="69A39596">
        <w:rPr>
          <w:rFonts w:ascii="Calibri" w:hAnsi="Calibri" w:cs="Calibri"/>
        </w:rPr>
        <w:t xml:space="preserve">Perform periodic manual checks (e.g., Day 3 / Day </w:t>
      </w:r>
      <w:r w:rsidRPr="69A39596" w:rsidR="048F7790">
        <w:rPr>
          <w:rFonts w:ascii="Calibri" w:hAnsi="Calibri" w:cs="Calibri"/>
        </w:rPr>
        <w:t>7</w:t>
      </w:r>
      <w:r w:rsidRPr="69A39596">
        <w:rPr>
          <w:rFonts w:ascii="Calibri" w:hAnsi="Calibri" w:cs="Calibri"/>
        </w:rPr>
        <w:t xml:space="preserve"> follow-ups)</w:t>
      </w:r>
    </w:p>
    <w:p w:rsidRPr="006822BD" w:rsidR="001F4BDE" w:rsidP="006822BD" w:rsidRDefault="003136EE" w14:paraId="7E2B9409" w14:textId="0B57CF00">
      <w:pPr>
        <w:spacing w:after="120"/>
        <w:jc w:val="both"/>
        <w:rPr>
          <w:rFonts w:ascii="Calibri" w:hAnsi="Calibri" w:cs="Calibri"/>
        </w:rPr>
      </w:pPr>
      <w:r w:rsidRPr="003136EE">
        <w:rPr>
          <w:rFonts w:ascii="Calibri" w:hAnsi="Calibri" w:cs="Calibri"/>
        </w:rPr>
        <w:t>As these steps are not system-driven, significant staff time is spent on administrative coordination rather than case resolution. The process also becomes highly dependent on individual ownership and discipline.</w:t>
      </w:r>
    </w:p>
    <w:p w:rsidRPr="00C30FFE" w:rsidR="00C404FA" w:rsidP="001C3046" w:rsidRDefault="00C404FA" w14:paraId="0586D5F6" w14:textId="678AC7E4">
      <w:pPr>
        <w:pStyle w:val="ListParagraph"/>
        <w:numPr>
          <w:ilvl w:val="1"/>
          <w:numId w:val="41"/>
        </w:numPr>
        <w:spacing w:before="240" w:after="120"/>
        <w:ind w:left="360"/>
        <w:jc w:val="both"/>
        <w:rPr>
          <w:rFonts w:ascii="Calibri" w:hAnsi="Calibri" w:cs="Calibri"/>
          <w:b/>
          <w:bCs/>
        </w:rPr>
      </w:pPr>
      <w:r w:rsidRPr="00C30FFE">
        <w:rPr>
          <w:rFonts w:ascii="Calibri" w:hAnsi="Calibri" w:cs="Calibri"/>
          <w:b/>
          <w:bCs/>
        </w:rPr>
        <w:t>Increased risk of missed or delayed follow-ups</w:t>
      </w:r>
    </w:p>
    <w:p w:rsidRPr="00A10912" w:rsidR="00A10912" w:rsidP="006822BD" w:rsidRDefault="00A10912" w14:paraId="64A0A2C9" w14:textId="77777777">
      <w:pPr>
        <w:spacing w:after="120"/>
        <w:jc w:val="both"/>
        <w:rPr>
          <w:rFonts w:ascii="Calibri" w:hAnsi="Calibri" w:cs="Calibri"/>
        </w:rPr>
      </w:pPr>
      <w:r w:rsidRPr="00A10912">
        <w:rPr>
          <w:rFonts w:ascii="Calibri" w:hAnsi="Calibri" w:cs="Calibri"/>
        </w:rPr>
        <w:t>Follow-ups are currently monitored through manual tracking (e.g., Excel sheets and calendar reminders). This creates risk in situations such as:</w:t>
      </w:r>
    </w:p>
    <w:p w:rsidRPr="00A10912" w:rsidR="00A10912" w:rsidP="001C3046" w:rsidRDefault="00A10912" w14:paraId="0191E4D9" w14:textId="77777777">
      <w:pPr>
        <w:pStyle w:val="ListParagraph"/>
        <w:numPr>
          <w:ilvl w:val="0"/>
          <w:numId w:val="43"/>
        </w:numPr>
        <w:spacing w:after="120"/>
        <w:ind w:left="723"/>
        <w:jc w:val="both"/>
        <w:rPr>
          <w:rFonts w:ascii="Calibri" w:hAnsi="Calibri" w:cs="Calibri"/>
        </w:rPr>
      </w:pPr>
      <w:r w:rsidRPr="00A10912">
        <w:rPr>
          <w:rFonts w:ascii="Calibri" w:hAnsi="Calibri" w:cs="Calibri"/>
        </w:rPr>
        <w:t>The assigned staff forgets to update the tracking sheet</w:t>
      </w:r>
    </w:p>
    <w:p w:rsidRPr="00A10912" w:rsidR="00A10912" w:rsidP="001C3046" w:rsidRDefault="00A10912" w14:paraId="55050B8F" w14:textId="77777777">
      <w:pPr>
        <w:pStyle w:val="ListParagraph"/>
        <w:numPr>
          <w:ilvl w:val="0"/>
          <w:numId w:val="43"/>
        </w:numPr>
        <w:spacing w:after="120"/>
        <w:ind w:left="723"/>
        <w:jc w:val="both"/>
        <w:rPr>
          <w:rFonts w:ascii="Calibri" w:hAnsi="Calibri" w:cs="Calibri"/>
        </w:rPr>
      </w:pPr>
      <w:r w:rsidRPr="00A10912">
        <w:rPr>
          <w:rFonts w:ascii="Calibri" w:hAnsi="Calibri" w:cs="Calibri"/>
        </w:rPr>
        <w:t>No automated reminder is triggered when a follow-up deadline is approaching</w:t>
      </w:r>
    </w:p>
    <w:p w:rsidRPr="00A10912" w:rsidR="00A10912" w:rsidP="001C3046" w:rsidRDefault="00A10912" w14:paraId="3D9945AA" w14:textId="77777777">
      <w:pPr>
        <w:pStyle w:val="ListParagraph"/>
        <w:numPr>
          <w:ilvl w:val="0"/>
          <w:numId w:val="43"/>
        </w:numPr>
        <w:spacing w:after="120"/>
        <w:ind w:left="723"/>
        <w:jc w:val="both"/>
        <w:rPr>
          <w:rFonts w:ascii="Calibri" w:hAnsi="Calibri" w:cs="Calibri"/>
        </w:rPr>
      </w:pPr>
      <w:r w:rsidRPr="00A10912">
        <w:rPr>
          <w:rFonts w:ascii="Calibri" w:hAnsi="Calibri" w:cs="Calibri"/>
        </w:rPr>
        <w:t>Emails are overlooked in shared mailboxes</w:t>
      </w:r>
    </w:p>
    <w:p w:rsidR="00AB30BB" w:rsidP="006822BD" w:rsidRDefault="00894D55" w14:paraId="7BF0AB1E" w14:textId="53347D17">
      <w:pPr>
        <w:spacing w:after="120"/>
        <w:jc w:val="both"/>
        <w:rPr>
          <w:rFonts w:ascii="Calibri" w:hAnsi="Calibri" w:cs="Calibri"/>
        </w:rPr>
      </w:pPr>
      <w:r w:rsidRPr="00894D55">
        <w:rPr>
          <w:rFonts w:ascii="Calibri" w:hAnsi="Calibri" w:cs="Calibri"/>
        </w:rPr>
        <w:t>As a result, cases may not be followed up within the required Service Level Agreement (SLA), leading to delayed responses to patients or stakeholders.</w:t>
      </w:r>
    </w:p>
    <w:p w:rsidRPr="00894D55" w:rsidR="00C404FA" w:rsidP="001C3046" w:rsidRDefault="00C404FA" w14:paraId="20CB016E" w14:textId="5A49C322">
      <w:pPr>
        <w:pStyle w:val="ListParagraph"/>
        <w:numPr>
          <w:ilvl w:val="1"/>
          <w:numId w:val="41"/>
        </w:numPr>
        <w:spacing w:before="240" w:after="120"/>
        <w:ind w:left="360"/>
        <w:jc w:val="both"/>
        <w:rPr>
          <w:rFonts w:ascii="Calibri" w:hAnsi="Calibri" w:cs="Calibri"/>
          <w:b/>
          <w:bCs/>
        </w:rPr>
      </w:pPr>
      <w:r w:rsidRPr="00894D55">
        <w:rPr>
          <w:rFonts w:ascii="Calibri" w:hAnsi="Calibri" w:cs="Calibri"/>
          <w:b/>
          <w:bCs/>
        </w:rPr>
        <w:t>Limited visibility of outstanding or overdue actions</w:t>
      </w:r>
    </w:p>
    <w:p w:rsidRPr="0025175C" w:rsidR="0025175C" w:rsidP="006822BD" w:rsidRDefault="0025175C" w14:paraId="0D91F66E" w14:textId="1E4219B4">
      <w:pPr>
        <w:spacing w:after="120"/>
        <w:jc w:val="both"/>
        <w:rPr>
          <w:rFonts w:ascii="Calibri" w:hAnsi="Calibri" w:cs="Calibri"/>
        </w:rPr>
      </w:pPr>
      <w:r w:rsidRPr="0025175C">
        <w:rPr>
          <w:rFonts w:ascii="Calibri" w:hAnsi="Calibri" w:cs="Calibri"/>
        </w:rPr>
        <w:t>Currently, there is no centrali</w:t>
      </w:r>
      <w:r w:rsidR="00AB4AEE">
        <w:rPr>
          <w:rFonts w:ascii="Calibri" w:hAnsi="Calibri" w:cs="Calibri"/>
        </w:rPr>
        <w:t>s</w:t>
      </w:r>
      <w:r w:rsidRPr="0025175C">
        <w:rPr>
          <w:rFonts w:ascii="Calibri" w:hAnsi="Calibri" w:cs="Calibri"/>
        </w:rPr>
        <w:t>ed dashboard that provides a real-time view of:</w:t>
      </w:r>
    </w:p>
    <w:p w:rsidRPr="0025175C" w:rsidR="0025175C" w:rsidP="001C3046" w:rsidRDefault="0025175C" w14:paraId="33A7A4E4" w14:textId="3F4E3F24">
      <w:pPr>
        <w:pStyle w:val="ListParagraph"/>
        <w:numPr>
          <w:ilvl w:val="0"/>
          <w:numId w:val="44"/>
        </w:numPr>
        <w:spacing w:after="120"/>
        <w:rPr>
          <w:rFonts w:ascii="Calibri" w:hAnsi="Calibri" w:cs="Calibri"/>
        </w:rPr>
      </w:pPr>
      <w:r w:rsidRPr="0025175C">
        <w:rPr>
          <w:rFonts w:ascii="Calibri" w:hAnsi="Calibri" w:cs="Calibri"/>
        </w:rPr>
        <w:t>Open cases by status</w:t>
      </w:r>
    </w:p>
    <w:p w:rsidRPr="0025175C" w:rsidR="0025175C" w:rsidP="001C3046" w:rsidRDefault="0025175C" w14:paraId="416D8AE1" w14:textId="77777777">
      <w:pPr>
        <w:pStyle w:val="ListParagraph"/>
        <w:numPr>
          <w:ilvl w:val="0"/>
          <w:numId w:val="44"/>
        </w:numPr>
        <w:spacing w:after="120"/>
        <w:rPr>
          <w:rFonts w:ascii="Calibri" w:hAnsi="Calibri" w:cs="Calibri"/>
        </w:rPr>
      </w:pPr>
      <w:r w:rsidRPr="0025175C">
        <w:rPr>
          <w:rFonts w:ascii="Calibri" w:hAnsi="Calibri" w:cs="Calibri"/>
        </w:rPr>
        <w:t>Cases pending BU response</w:t>
      </w:r>
    </w:p>
    <w:p w:rsidRPr="0025175C" w:rsidR="0025175C" w:rsidP="001C3046" w:rsidRDefault="0025175C" w14:paraId="2275C197" w14:textId="77777777">
      <w:pPr>
        <w:pStyle w:val="ListParagraph"/>
        <w:numPr>
          <w:ilvl w:val="0"/>
          <w:numId w:val="44"/>
        </w:numPr>
        <w:spacing w:after="120"/>
        <w:rPr>
          <w:rFonts w:ascii="Calibri" w:hAnsi="Calibri" w:cs="Calibri"/>
        </w:rPr>
      </w:pPr>
      <w:r w:rsidRPr="0025175C">
        <w:rPr>
          <w:rFonts w:ascii="Calibri" w:hAnsi="Calibri" w:cs="Calibri"/>
        </w:rPr>
        <w:t>Overdue follow-ups</w:t>
      </w:r>
    </w:p>
    <w:p w:rsidRPr="0025175C" w:rsidR="0025175C" w:rsidP="001C3046" w:rsidRDefault="0025175C" w14:paraId="1A908E42" w14:textId="77777777">
      <w:pPr>
        <w:pStyle w:val="ListParagraph"/>
        <w:numPr>
          <w:ilvl w:val="0"/>
          <w:numId w:val="44"/>
        </w:numPr>
        <w:spacing w:after="120"/>
        <w:rPr>
          <w:rFonts w:ascii="Calibri" w:hAnsi="Calibri" w:cs="Calibri"/>
        </w:rPr>
      </w:pPr>
      <w:r w:rsidRPr="0025175C">
        <w:rPr>
          <w:rFonts w:ascii="Calibri" w:hAnsi="Calibri" w:cs="Calibri"/>
        </w:rPr>
        <w:t>SLA breaches</w:t>
      </w:r>
    </w:p>
    <w:p w:rsidR="00AB30BB" w:rsidP="006822BD" w:rsidRDefault="0025175C" w14:paraId="755C297C" w14:textId="6D404DFC">
      <w:pPr>
        <w:spacing w:after="120"/>
        <w:jc w:val="both"/>
        <w:rPr>
          <w:rFonts w:ascii="Calibri" w:hAnsi="Calibri" w:cs="Calibri"/>
        </w:rPr>
      </w:pPr>
      <w:r w:rsidRPr="0025175C">
        <w:rPr>
          <w:rFonts w:ascii="Calibri" w:hAnsi="Calibri" w:cs="Calibri"/>
        </w:rPr>
        <w:t>Managers must rely on manual extraction or periodic reporting to understand case status. This limits proactive intervention and makes workload balancing across teams difficult.</w:t>
      </w:r>
    </w:p>
    <w:p w:rsidRPr="0025175C" w:rsidR="00C404FA" w:rsidP="001C3046" w:rsidRDefault="00024CFA" w14:paraId="2702A23E" w14:textId="3D4F4757">
      <w:pPr>
        <w:pStyle w:val="ListParagraph"/>
        <w:numPr>
          <w:ilvl w:val="1"/>
          <w:numId w:val="41"/>
        </w:numPr>
        <w:spacing w:before="240" w:after="120"/>
        <w:ind w:left="360"/>
        <w:jc w:val="both"/>
        <w:rPr>
          <w:rFonts w:ascii="Calibri" w:hAnsi="Calibri" w:cs="Calibri"/>
          <w:b/>
          <w:bCs/>
        </w:rPr>
      </w:pPr>
      <w:r>
        <w:rPr>
          <w:rFonts w:ascii="Calibri" w:hAnsi="Calibri" w:cs="Calibri"/>
          <w:b/>
          <w:bCs/>
        </w:rPr>
        <w:t>Lack of case visibility after reassignment</w:t>
      </w:r>
    </w:p>
    <w:p w:rsidR="001D34A5" w:rsidP="00DE50FF" w:rsidRDefault="00896611" w14:paraId="3D7B8281" w14:textId="77777777">
      <w:pPr>
        <w:spacing w:before="120" w:after="120"/>
        <w:jc w:val="both"/>
        <w:rPr>
          <w:rFonts w:ascii="Calibri" w:hAnsi="Calibri" w:cs="Calibri"/>
        </w:rPr>
      </w:pPr>
      <w:r w:rsidRPr="00896611">
        <w:rPr>
          <w:rFonts w:ascii="Calibri" w:hAnsi="Calibri" w:cs="Calibri"/>
        </w:rPr>
        <w:t>The issue with case closure arises because the initial case owner loses visibility once the case is reassigned, making it difficult for them to track the case status or be informed when another business unit resolves it. As a result, they are not notified upon closure and have no opportunity to review or validate the outcome.</w:t>
      </w:r>
    </w:p>
    <w:p w:rsidRPr="001D34A5" w:rsidR="00C404FA" w:rsidP="001C3046" w:rsidRDefault="00C404FA" w14:paraId="2A1DDEFF" w14:textId="1F8F7F73">
      <w:pPr>
        <w:pStyle w:val="ListParagraph"/>
        <w:numPr>
          <w:ilvl w:val="1"/>
          <w:numId w:val="41"/>
        </w:numPr>
        <w:spacing w:before="240" w:after="120"/>
        <w:ind w:left="360"/>
        <w:jc w:val="both"/>
        <w:rPr>
          <w:rFonts w:ascii="Calibri" w:hAnsi="Calibri" w:cs="Calibri"/>
          <w:b/>
          <w:bCs/>
        </w:rPr>
      </w:pPr>
      <w:r w:rsidRPr="001D34A5">
        <w:rPr>
          <w:rFonts w:ascii="Calibri" w:hAnsi="Calibri" w:cs="Calibri"/>
          <w:b/>
          <w:bCs/>
        </w:rPr>
        <w:t>Lack of real-time monitoring and reporting for managers</w:t>
      </w:r>
      <w:commentRangeEnd w:id="40"/>
      <w:r w:rsidRPr="001D34A5" w:rsidR="00C120BC">
        <w:rPr>
          <w:rStyle w:val="CommentReference"/>
          <w:rFonts w:ascii="Calibri" w:hAnsi="Calibri" w:cs="Calibri"/>
          <w:b/>
          <w:bCs/>
          <w:sz w:val="24"/>
          <w:szCs w:val="24"/>
        </w:rPr>
        <w:commentReference w:id="40"/>
      </w:r>
      <w:commentRangeEnd w:id="41"/>
      <w:r>
        <w:rPr>
          <w:rStyle w:val="CommentReference"/>
        </w:rPr>
        <w:commentReference w:id="41"/>
      </w:r>
      <w:commentRangeEnd w:id="42"/>
      <w:r>
        <w:rPr>
          <w:rStyle w:val="CommentReference"/>
        </w:rPr>
        <w:commentReference w:id="42"/>
      </w:r>
    </w:p>
    <w:p w:rsidRPr="00663E70" w:rsidR="00663E70" w:rsidP="00663E70" w:rsidRDefault="00663E70" w14:paraId="08B51F61" w14:textId="77777777">
      <w:pPr>
        <w:spacing w:after="120"/>
        <w:jc w:val="both"/>
        <w:rPr>
          <w:rFonts w:ascii="Calibri" w:hAnsi="Calibri" w:cs="Calibri"/>
        </w:rPr>
      </w:pPr>
      <w:r w:rsidRPr="00663E70">
        <w:rPr>
          <w:rFonts w:ascii="Calibri" w:hAnsi="Calibri" w:cs="Calibri"/>
        </w:rPr>
        <w:t>Currently, reporting is:</w:t>
      </w:r>
    </w:p>
    <w:p w:rsidR="00663E70" w:rsidP="001C3046" w:rsidRDefault="00663E70" w14:paraId="27817753" w14:textId="3DB81716">
      <w:pPr>
        <w:pStyle w:val="ListParagraph"/>
        <w:numPr>
          <w:ilvl w:val="0"/>
          <w:numId w:val="45"/>
        </w:numPr>
        <w:spacing w:after="120"/>
        <w:ind w:left="723"/>
        <w:jc w:val="both"/>
        <w:rPr>
          <w:rFonts w:ascii="Calibri" w:hAnsi="Calibri" w:cs="Calibri"/>
        </w:rPr>
      </w:pPr>
      <w:r w:rsidRPr="00663E70">
        <w:rPr>
          <w:rFonts w:ascii="Calibri" w:hAnsi="Calibri" w:cs="Calibri"/>
        </w:rPr>
        <w:t>Manually compiled</w:t>
      </w:r>
      <w:r>
        <w:rPr>
          <w:rFonts w:ascii="Calibri" w:hAnsi="Calibri" w:cs="Calibri"/>
        </w:rPr>
        <w:t xml:space="preserve"> into Excel worksheet</w:t>
      </w:r>
    </w:p>
    <w:p w:rsidR="00663E70" w:rsidP="001C3046" w:rsidRDefault="00663E70" w14:paraId="5AD416A8" w14:textId="5F8D4B57">
      <w:pPr>
        <w:pStyle w:val="ListParagraph"/>
        <w:numPr>
          <w:ilvl w:val="0"/>
          <w:numId w:val="45"/>
        </w:numPr>
        <w:spacing w:after="120"/>
        <w:ind w:left="723"/>
        <w:jc w:val="both"/>
        <w:rPr>
          <w:rFonts w:ascii="Calibri" w:hAnsi="Calibri" w:cs="Calibri"/>
        </w:rPr>
      </w:pPr>
      <w:r w:rsidRPr="00663E70">
        <w:rPr>
          <w:rFonts w:ascii="Calibri" w:hAnsi="Calibri" w:cs="Calibri"/>
        </w:rPr>
        <w:t>Dependent on manual data accuracy</w:t>
      </w:r>
    </w:p>
    <w:p w:rsidR="00663E70" w:rsidP="00663E70" w:rsidRDefault="00663E70" w14:paraId="7F77859E" w14:textId="011A3A79">
      <w:pPr>
        <w:spacing w:after="120"/>
        <w:jc w:val="both"/>
        <w:rPr>
          <w:rFonts w:ascii="Calibri" w:hAnsi="Calibri" w:cs="Calibri"/>
        </w:rPr>
      </w:pPr>
      <w:r>
        <w:rPr>
          <w:rFonts w:ascii="Calibri" w:hAnsi="Calibri" w:cs="Calibri"/>
        </w:rPr>
        <w:t xml:space="preserve">There is no real-time performance dashboard showing the </w:t>
      </w:r>
    </w:p>
    <w:p w:rsidR="00C55532" w:rsidP="001C3046" w:rsidRDefault="00C55532" w14:paraId="425AF5E6" w14:textId="77777777">
      <w:pPr>
        <w:pStyle w:val="ListParagraph"/>
        <w:numPr>
          <w:ilvl w:val="0"/>
          <w:numId w:val="45"/>
        </w:numPr>
        <w:spacing w:after="120"/>
        <w:ind w:left="723"/>
        <w:jc w:val="both"/>
        <w:rPr>
          <w:rFonts w:ascii="Calibri" w:hAnsi="Calibri" w:cs="Calibri"/>
        </w:rPr>
      </w:pPr>
      <w:r>
        <w:rPr>
          <w:rFonts w:ascii="Calibri" w:hAnsi="Calibri" w:cs="Calibri"/>
        </w:rPr>
        <w:t xml:space="preserve">Case Volume </w:t>
      </w:r>
    </w:p>
    <w:p w:rsidR="00663E70" w:rsidP="001C3046" w:rsidRDefault="00663E70" w14:paraId="230E041B" w14:textId="4AA93F2C">
      <w:pPr>
        <w:pStyle w:val="ListParagraph"/>
        <w:numPr>
          <w:ilvl w:val="0"/>
          <w:numId w:val="45"/>
        </w:numPr>
        <w:spacing w:after="120"/>
        <w:ind w:left="723"/>
        <w:jc w:val="both"/>
        <w:rPr>
          <w:rFonts w:ascii="Calibri" w:hAnsi="Calibri" w:cs="Calibri"/>
        </w:rPr>
      </w:pPr>
      <w:r>
        <w:rPr>
          <w:rFonts w:ascii="Calibri" w:hAnsi="Calibri" w:cs="Calibri"/>
        </w:rPr>
        <w:t>SLA Compliance Rate</w:t>
      </w:r>
    </w:p>
    <w:p w:rsidR="002128A3" w:rsidP="001C3046" w:rsidRDefault="00663E70" w14:paraId="18D9A5EA" w14:textId="03FB6101">
      <w:pPr>
        <w:pStyle w:val="ListParagraph"/>
        <w:numPr>
          <w:ilvl w:val="0"/>
          <w:numId w:val="45"/>
        </w:numPr>
        <w:spacing w:after="120"/>
        <w:ind w:left="723"/>
        <w:jc w:val="both"/>
        <w:rPr>
          <w:rFonts w:ascii="Calibri" w:hAnsi="Calibri" w:cs="Calibri"/>
        </w:rPr>
      </w:pPr>
      <w:r>
        <w:rPr>
          <w:rFonts w:ascii="Calibri" w:hAnsi="Calibri" w:cs="Calibri"/>
        </w:rPr>
        <w:t xml:space="preserve">Escalation Rate </w:t>
      </w:r>
    </w:p>
    <w:p w:rsidRPr="006F7E80" w:rsidR="006F7E80" w:rsidP="006F7E80" w:rsidRDefault="006F7E80" w14:paraId="5BD4864E" w14:textId="01EA040C">
      <w:pPr>
        <w:spacing w:after="120"/>
        <w:jc w:val="both"/>
        <w:rPr>
          <w:rFonts w:ascii="Calibri" w:hAnsi="Calibri" w:cs="Calibri"/>
        </w:rPr>
      </w:pPr>
      <w:r w:rsidRPr="006F7E80">
        <w:rPr>
          <w:rFonts w:ascii="Calibri" w:hAnsi="Calibri" w:cs="Calibri"/>
        </w:rPr>
        <w:t xml:space="preserve">This limits </w:t>
      </w:r>
      <w:r>
        <w:rPr>
          <w:rFonts w:ascii="Calibri" w:hAnsi="Calibri" w:cs="Calibri"/>
        </w:rPr>
        <w:t>agents and management’s</w:t>
      </w:r>
      <w:r w:rsidRPr="006F7E80">
        <w:rPr>
          <w:rFonts w:ascii="Calibri" w:hAnsi="Calibri" w:cs="Calibri"/>
        </w:rPr>
        <w:t xml:space="preserve"> ability to:</w:t>
      </w:r>
    </w:p>
    <w:p w:rsidRPr="006F7E80" w:rsidR="006F7E80" w:rsidP="001C3046" w:rsidRDefault="006F7E80" w14:paraId="033149D3" w14:textId="77777777">
      <w:pPr>
        <w:pStyle w:val="ListParagraph"/>
        <w:numPr>
          <w:ilvl w:val="0"/>
          <w:numId w:val="46"/>
        </w:numPr>
        <w:spacing w:after="120"/>
        <w:ind w:left="723"/>
        <w:jc w:val="both"/>
        <w:rPr>
          <w:rFonts w:ascii="Calibri" w:hAnsi="Calibri" w:cs="Calibri"/>
        </w:rPr>
      </w:pPr>
      <w:r w:rsidRPr="006F7E80">
        <w:rPr>
          <w:rFonts w:ascii="Calibri" w:hAnsi="Calibri" w:cs="Calibri"/>
        </w:rPr>
        <w:t>Detect service bottlenecks early</w:t>
      </w:r>
    </w:p>
    <w:p w:rsidRPr="006F7E80" w:rsidR="006F7E80" w:rsidP="001C3046" w:rsidRDefault="006F7E80" w14:paraId="14E9D99B" w14:textId="77777777">
      <w:pPr>
        <w:pStyle w:val="ListParagraph"/>
        <w:numPr>
          <w:ilvl w:val="0"/>
          <w:numId w:val="46"/>
        </w:numPr>
        <w:spacing w:after="120"/>
        <w:ind w:left="723"/>
        <w:jc w:val="both"/>
        <w:rPr>
          <w:rFonts w:ascii="Calibri" w:hAnsi="Calibri" w:cs="Calibri"/>
        </w:rPr>
      </w:pPr>
      <w:r w:rsidRPr="006F7E80">
        <w:rPr>
          <w:rFonts w:ascii="Calibri" w:hAnsi="Calibri" w:cs="Calibri"/>
        </w:rPr>
        <w:t>Monitor team performance against KPIs</w:t>
      </w:r>
    </w:p>
    <w:p w:rsidR="007554E5" w:rsidP="00BE6DDA" w:rsidRDefault="00C404FA" w14:paraId="28D63301" w14:textId="4D578960">
      <w:pPr>
        <w:spacing w:before="240" w:after="120"/>
        <w:jc w:val="both"/>
        <w:rPr>
          <w:rFonts w:ascii="Calibri" w:hAnsi="Calibri" w:cs="Calibri"/>
        </w:rPr>
      </w:pPr>
      <w:r w:rsidRPr="001A6861">
        <w:rPr>
          <w:rFonts w:ascii="Calibri" w:hAnsi="Calibri" w:cs="Calibri"/>
        </w:rPr>
        <w:t xml:space="preserve">To address these issues, this </w:t>
      </w:r>
      <w:r w:rsidRPr="001A6861" w:rsidR="00ED0795">
        <w:rPr>
          <w:rFonts w:ascii="Calibri" w:hAnsi="Calibri" w:cs="Calibri"/>
        </w:rPr>
        <w:t>document</w:t>
      </w:r>
      <w:r w:rsidRPr="001A6861">
        <w:rPr>
          <w:rFonts w:ascii="Calibri" w:hAnsi="Calibri" w:cs="Calibri"/>
        </w:rPr>
        <w:t xml:space="preserve"> outlines a solution leveraging Dynamics 365 Case Management integrated with Power Automate, with CRM serving as the single system of record.</w:t>
      </w:r>
    </w:p>
    <w:p w:rsidRPr="001A6861" w:rsidR="007554E5" w:rsidP="007554E5" w:rsidRDefault="007554E5" w14:paraId="7B02825C" w14:textId="77777777">
      <w:pPr>
        <w:spacing w:after="120"/>
        <w:jc w:val="both"/>
        <w:rPr>
          <w:rFonts w:ascii="Calibri" w:hAnsi="Calibri" w:cs="Calibri"/>
        </w:rPr>
      </w:pPr>
    </w:p>
    <w:p w:rsidRPr="001A6861" w:rsidR="003A3AE2" w:rsidP="007C6C3F" w:rsidRDefault="003A3AE2" w14:paraId="2BAF284B" w14:textId="77777777">
      <w:pPr>
        <w:pStyle w:val="Heading1"/>
        <w:spacing w:before="0" w:after="120" w:line="240" w:lineRule="auto"/>
        <w:jc w:val="both"/>
        <w:rPr>
          <w:rFonts w:ascii="Calibri" w:hAnsi="Calibri" w:cs="Calibri"/>
        </w:rPr>
      </w:pPr>
      <w:bookmarkStart w:name="_Toc225287825" w:id="43"/>
      <w:r w:rsidRPr="001A6861">
        <w:rPr>
          <w:rFonts w:ascii="Calibri" w:hAnsi="Calibri" w:cs="Calibri"/>
        </w:rPr>
        <w:t>Objectives</w:t>
      </w:r>
      <w:bookmarkEnd w:id="43"/>
    </w:p>
    <w:p w:rsidRPr="001A6861" w:rsidR="003A3AE2" w:rsidP="007363F6" w:rsidRDefault="007363F6" w14:paraId="79A98F7F" w14:textId="0CA9A46B">
      <w:pPr>
        <w:jc w:val="both"/>
      </w:pPr>
      <w:r w:rsidRPr="007363F6">
        <w:rPr>
          <w:rFonts w:ascii="Calibri" w:hAnsi="Calibri" w:cs="Calibri"/>
          <w:color w:val="000000"/>
        </w:rPr>
        <w:t xml:space="preserve">The goal is to create an automated case management system to replace Excel tracking and manual monitoring, enhancing </w:t>
      </w:r>
      <w:r w:rsidR="00A67BE9">
        <w:rPr>
          <w:rFonts w:ascii="Calibri" w:hAnsi="Calibri" w:cs="Calibri"/>
          <w:color w:val="000000"/>
        </w:rPr>
        <w:t xml:space="preserve">operational </w:t>
      </w:r>
      <w:r w:rsidRPr="007363F6">
        <w:rPr>
          <w:rFonts w:ascii="Calibri" w:hAnsi="Calibri" w:cs="Calibri"/>
          <w:color w:val="000000"/>
        </w:rPr>
        <w:t>control, reducing manual work, and enabling measurable service performance.</w:t>
      </w:r>
    </w:p>
    <w:p w:rsidRPr="001A6861" w:rsidR="003A3AE2" w:rsidP="007C6C3F" w:rsidRDefault="003A3AE2" w14:paraId="78F2FB90" w14:textId="77777777">
      <w:pPr>
        <w:spacing w:after="120"/>
        <w:jc w:val="both"/>
        <w:rPr>
          <w:rFonts w:ascii="Calibri" w:hAnsi="Calibri" w:cs="Calibri"/>
        </w:rPr>
      </w:pPr>
      <w:r w:rsidRPr="001A6861">
        <w:rPr>
          <w:rFonts w:ascii="Calibri" w:hAnsi="Calibri" w:cs="Calibri"/>
        </w:rPr>
        <w:t>Specifically, the solution will address:</w:t>
      </w:r>
    </w:p>
    <w:p w:rsidRPr="00B041BB" w:rsidR="003A3AE2" w:rsidP="001C3046" w:rsidRDefault="002C4EAF" w14:paraId="1CA9AA0B" w14:textId="3594B92B">
      <w:pPr>
        <w:pStyle w:val="ListParagraph"/>
        <w:numPr>
          <w:ilvl w:val="0"/>
          <w:numId w:val="26"/>
        </w:numPr>
        <w:spacing w:after="120"/>
        <w:ind w:left="357" w:hanging="357"/>
        <w:contextualSpacing w:val="0"/>
        <w:jc w:val="both"/>
        <w:rPr>
          <w:rFonts w:ascii="Calibri" w:hAnsi="Calibri" w:cs="Calibri"/>
          <w:b/>
          <w:bCs/>
        </w:rPr>
      </w:pPr>
      <w:r w:rsidRPr="002C4EAF">
        <w:rPr>
          <w:rFonts w:ascii="Calibri" w:hAnsi="Calibri" w:cs="Calibri"/>
          <w:b/>
          <w:bCs/>
        </w:rPr>
        <w:t>Eliminate Manual Tracking and Reduce Operational Risk</w:t>
      </w:r>
      <w:r>
        <w:rPr>
          <w:rFonts w:ascii="Calibri" w:hAnsi="Calibri" w:cs="Calibri"/>
          <w:b/>
          <w:bCs/>
        </w:rPr>
        <w:t xml:space="preserve"> </w:t>
      </w:r>
    </w:p>
    <w:p w:rsidRPr="00E27986" w:rsidR="00E27986" w:rsidP="001C3046" w:rsidRDefault="00E27986" w14:paraId="4FA672E1" w14:textId="2DF9C488">
      <w:pPr>
        <w:pStyle w:val="ListParagraph"/>
        <w:numPr>
          <w:ilvl w:val="0"/>
          <w:numId w:val="46"/>
        </w:numPr>
        <w:spacing w:after="120"/>
        <w:ind w:left="723"/>
        <w:rPr>
          <w:rFonts w:ascii="Calibri" w:hAnsi="Calibri" w:cs="Calibri"/>
        </w:rPr>
      </w:pPr>
      <w:r w:rsidRPr="00E27986">
        <w:rPr>
          <w:rFonts w:ascii="Calibri" w:hAnsi="Calibri" w:cs="Calibri"/>
        </w:rPr>
        <w:t>Replace Excel-based tracking with CRM as the single source of truth</w:t>
      </w:r>
    </w:p>
    <w:p w:rsidRPr="00E27986" w:rsidR="00E27986" w:rsidP="001C3046" w:rsidRDefault="00E27986" w14:paraId="3F91FEE0" w14:textId="0317003F">
      <w:pPr>
        <w:pStyle w:val="ListParagraph"/>
        <w:numPr>
          <w:ilvl w:val="0"/>
          <w:numId w:val="46"/>
        </w:numPr>
        <w:spacing w:after="120"/>
        <w:ind w:left="723"/>
        <w:rPr>
          <w:rFonts w:ascii="Calibri" w:hAnsi="Calibri" w:cs="Calibri"/>
        </w:rPr>
      </w:pPr>
      <w:r w:rsidRPr="00E27986">
        <w:rPr>
          <w:rFonts w:ascii="Calibri" w:hAnsi="Calibri" w:cs="Calibri"/>
        </w:rPr>
        <w:t>Remove reliance on manual calendar reminders and email monitoring</w:t>
      </w:r>
    </w:p>
    <w:p w:rsidR="003F40DF" w:rsidP="001C3046" w:rsidRDefault="00E27986" w14:paraId="6ED12CDA" w14:textId="6DC8A1BC">
      <w:pPr>
        <w:pStyle w:val="ListParagraph"/>
        <w:numPr>
          <w:ilvl w:val="0"/>
          <w:numId w:val="46"/>
        </w:numPr>
        <w:spacing w:after="120"/>
        <w:ind w:left="723"/>
        <w:rPr>
          <w:rFonts w:ascii="Calibri" w:hAnsi="Calibri" w:cs="Calibri"/>
        </w:rPr>
      </w:pPr>
      <w:r w:rsidRPr="00E27986">
        <w:rPr>
          <w:rFonts w:ascii="Calibri" w:hAnsi="Calibri" w:cs="Calibri"/>
        </w:rPr>
        <w:t>Minimi</w:t>
      </w:r>
      <w:r w:rsidR="003F40DF">
        <w:rPr>
          <w:rFonts w:hint="eastAsia" w:ascii="Calibri" w:hAnsi="Calibri" w:cs="Calibri"/>
        </w:rPr>
        <w:t>s</w:t>
      </w:r>
      <w:r w:rsidRPr="00E27986">
        <w:rPr>
          <w:rFonts w:ascii="Calibri" w:hAnsi="Calibri" w:cs="Calibri"/>
        </w:rPr>
        <w:t>e risk of missed follow-ups due to human error or staff absence</w:t>
      </w:r>
    </w:p>
    <w:p w:rsidRPr="000C23CD" w:rsidR="000C23CD" w:rsidP="001C3046" w:rsidRDefault="000C23CD" w14:paraId="017CD93D" w14:textId="40A42845">
      <w:pPr>
        <w:pStyle w:val="ListParagraph"/>
        <w:numPr>
          <w:ilvl w:val="0"/>
          <w:numId w:val="46"/>
        </w:numPr>
        <w:spacing w:after="120"/>
        <w:ind w:left="723"/>
        <w:rPr>
          <w:rFonts w:ascii="Calibri" w:hAnsi="Calibri" w:cs="Calibri"/>
        </w:rPr>
      </w:pPr>
      <w:r>
        <w:rPr>
          <w:rFonts w:hint="eastAsia" w:ascii="Calibri" w:hAnsi="Calibri" w:cs="Calibri"/>
        </w:rPr>
        <w:t xml:space="preserve">No </w:t>
      </w:r>
      <w:r>
        <w:rPr>
          <w:rFonts w:ascii="Calibri" w:hAnsi="Calibri" w:cs="Calibri"/>
        </w:rPr>
        <w:t>parallel</w:t>
      </w:r>
      <w:r>
        <w:rPr>
          <w:rFonts w:hint="eastAsia" w:ascii="Calibri" w:hAnsi="Calibri" w:cs="Calibri"/>
        </w:rPr>
        <w:t xml:space="preserve"> excel tracking required for operational monitoring</w:t>
      </w:r>
    </w:p>
    <w:p w:rsidRPr="000B52AA" w:rsidR="00503003" w:rsidP="001C3046" w:rsidRDefault="007656CC" w14:paraId="44AEB3FD" w14:textId="0975325E">
      <w:pPr>
        <w:pStyle w:val="ListParagraph"/>
        <w:numPr>
          <w:ilvl w:val="0"/>
          <w:numId w:val="26"/>
        </w:numPr>
        <w:spacing w:before="240" w:after="120"/>
        <w:ind w:left="357" w:hanging="357"/>
        <w:contextualSpacing w:val="0"/>
        <w:jc w:val="both"/>
        <w:rPr>
          <w:rFonts w:ascii="Calibri" w:hAnsi="Calibri" w:cs="Calibri"/>
          <w:b/>
          <w:bCs/>
        </w:rPr>
      </w:pPr>
      <w:r w:rsidRPr="000B52AA">
        <w:rPr>
          <w:rFonts w:ascii="Calibri" w:hAnsi="Calibri" w:cs="Calibri"/>
          <w:b/>
          <w:bCs/>
        </w:rPr>
        <w:t>Improve Timeliness of Follow-Ups and SLA Compliance</w:t>
      </w:r>
    </w:p>
    <w:p w:rsidR="00503003" w:rsidP="001C3046" w:rsidRDefault="00503003" w14:paraId="799D16BD" w14:textId="5C7CF3DC">
      <w:pPr>
        <w:pStyle w:val="ListParagraph"/>
        <w:numPr>
          <w:ilvl w:val="0"/>
          <w:numId w:val="46"/>
        </w:numPr>
        <w:spacing w:after="120"/>
        <w:ind w:left="723"/>
        <w:rPr>
          <w:rFonts w:ascii="Calibri" w:hAnsi="Calibri" w:cs="Calibri"/>
        </w:rPr>
      </w:pPr>
      <w:r>
        <w:rPr>
          <w:rFonts w:hint="eastAsia" w:ascii="Calibri" w:hAnsi="Calibri" w:cs="Calibri"/>
        </w:rPr>
        <w:t xml:space="preserve">Automated follow-up reminder in predefined time interval. E.g. 3 Business or 7 </w:t>
      </w:r>
      <w:r w:rsidR="00A86CF9">
        <w:rPr>
          <w:rFonts w:ascii="Calibri" w:hAnsi="Calibri" w:cs="Calibri"/>
        </w:rPr>
        <w:t>Business Day</w:t>
      </w:r>
    </w:p>
    <w:p w:rsidR="00C03A17" w:rsidP="001C3046" w:rsidRDefault="00C03A17" w14:paraId="7E638FC1" w14:textId="683E61D5">
      <w:pPr>
        <w:pStyle w:val="ListParagraph"/>
        <w:numPr>
          <w:ilvl w:val="0"/>
          <w:numId w:val="46"/>
        </w:numPr>
        <w:spacing w:after="120"/>
        <w:ind w:left="723"/>
        <w:rPr>
          <w:rFonts w:ascii="Calibri" w:hAnsi="Calibri" w:cs="Calibri"/>
        </w:rPr>
      </w:pPr>
      <w:r>
        <w:rPr>
          <w:rFonts w:hint="eastAsia" w:ascii="Calibri" w:hAnsi="Calibri" w:cs="Calibri"/>
        </w:rPr>
        <w:t>Trigger system alerts for overdue actions</w:t>
      </w:r>
    </w:p>
    <w:p w:rsidR="00125A70" w:rsidP="001C3046" w:rsidRDefault="00C03A17" w14:paraId="52413F86" w14:textId="4BE99EC6">
      <w:pPr>
        <w:pStyle w:val="ListParagraph"/>
        <w:numPr>
          <w:ilvl w:val="0"/>
          <w:numId w:val="46"/>
        </w:numPr>
        <w:spacing w:after="120"/>
        <w:ind w:left="723"/>
        <w:rPr>
          <w:rFonts w:ascii="Calibri" w:hAnsi="Calibri" w:cs="Calibri"/>
        </w:rPr>
      </w:pPr>
      <w:r>
        <w:rPr>
          <w:rFonts w:hint="eastAsia" w:ascii="Calibri" w:hAnsi="Calibri" w:cs="Calibri"/>
        </w:rPr>
        <w:t>Enable SLA tracking at BU Level.</w:t>
      </w:r>
    </w:p>
    <w:p w:rsidRPr="000C23CD" w:rsidR="000C23CD" w:rsidP="001C3046" w:rsidRDefault="000C23CD" w14:paraId="788D40EC" w14:textId="7493246F">
      <w:pPr>
        <w:pStyle w:val="ListParagraph"/>
        <w:numPr>
          <w:ilvl w:val="0"/>
          <w:numId w:val="46"/>
        </w:numPr>
        <w:spacing w:after="120"/>
        <w:ind w:left="723"/>
        <w:rPr>
          <w:rFonts w:ascii="Calibri" w:hAnsi="Calibri" w:cs="Calibri"/>
        </w:rPr>
      </w:pPr>
      <w:r w:rsidRPr="000C23CD">
        <w:rPr>
          <w:rFonts w:ascii="Calibri" w:hAnsi="Calibri" w:cs="Calibri"/>
        </w:rPr>
        <w:t>Reduction in overdue follow-ups and measurable SLA compliance reporting</w:t>
      </w:r>
    </w:p>
    <w:p w:rsidRPr="003329FB" w:rsidR="000B52AA" w:rsidP="001C3046" w:rsidRDefault="00DA01A4" w14:paraId="71F5B233" w14:textId="2584A3F4">
      <w:pPr>
        <w:pStyle w:val="ListParagraph"/>
        <w:numPr>
          <w:ilvl w:val="0"/>
          <w:numId w:val="26"/>
        </w:numPr>
        <w:spacing w:before="240" w:after="120"/>
        <w:ind w:left="357" w:hanging="357"/>
        <w:contextualSpacing w:val="0"/>
        <w:jc w:val="both"/>
        <w:rPr>
          <w:rFonts w:ascii="Calibri" w:hAnsi="Calibri" w:cs="Calibri"/>
          <w:b/>
          <w:bCs/>
        </w:rPr>
      </w:pPr>
      <w:r>
        <w:rPr>
          <w:rFonts w:ascii="Calibri" w:hAnsi="Calibri" w:cs="Calibri"/>
          <w:b/>
          <w:bCs/>
        </w:rPr>
        <w:t>Enhance Management Visibility and Reporting</w:t>
      </w:r>
    </w:p>
    <w:p w:rsidRPr="00D66513" w:rsidR="00B041BB" w:rsidP="001C3046" w:rsidRDefault="00111E58" w14:paraId="299B496B" w14:textId="2D9540C2">
      <w:pPr>
        <w:pStyle w:val="ListParagraph"/>
        <w:numPr>
          <w:ilvl w:val="0"/>
          <w:numId w:val="46"/>
        </w:numPr>
        <w:spacing w:after="120"/>
        <w:ind w:left="723"/>
        <w:jc w:val="both"/>
        <w:rPr>
          <w:rFonts w:ascii="Calibri" w:hAnsi="Calibri" w:cs="Calibri"/>
        </w:rPr>
      </w:pPr>
      <w:r>
        <w:rPr>
          <w:rFonts w:hint="eastAsia" w:ascii="Calibri" w:hAnsi="Calibri" w:cs="Calibri"/>
          <w:lang w:val="en-US"/>
        </w:rPr>
        <w:t xml:space="preserve">Provide real-time dashboards for </w:t>
      </w:r>
      <w:r w:rsidR="00D66513">
        <w:rPr>
          <w:rFonts w:hint="eastAsia" w:ascii="Calibri" w:hAnsi="Calibri" w:cs="Calibri"/>
          <w:lang w:val="en-US"/>
        </w:rPr>
        <w:t>Open and Overdue cases</w:t>
      </w:r>
    </w:p>
    <w:p w:rsidRPr="000C23CD" w:rsidR="000C23CD" w:rsidP="001C3046" w:rsidRDefault="00D66513" w14:paraId="502298C7" w14:textId="77777777">
      <w:pPr>
        <w:pStyle w:val="ListParagraph"/>
        <w:numPr>
          <w:ilvl w:val="0"/>
          <w:numId w:val="46"/>
        </w:numPr>
        <w:spacing w:after="120"/>
        <w:ind w:left="723"/>
        <w:jc w:val="both"/>
        <w:rPr>
          <w:rFonts w:ascii="Calibri" w:hAnsi="Calibri" w:cs="Calibri"/>
        </w:rPr>
      </w:pPr>
      <w:r w:rsidRPr="000C23CD">
        <w:rPr>
          <w:rFonts w:ascii="Calibri" w:hAnsi="Calibri" w:cs="Calibri"/>
          <w:lang w:val="en-US"/>
        </w:rPr>
        <w:t>E</w:t>
      </w:r>
      <w:r w:rsidRPr="000C23CD">
        <w:rPr>
          <w:rFonts w:hint="eastAsia" w:ascii="Calibri" w:hAnsi="Calibri" w:cs="Calibri"/>
          <w:lang w:val="en-US"/>
        </w:rPr>
        <w:t xml:space="preserve">nable monitoring of </w:t>
      </w:r>
      <w:r w:rsidRPr="000C23CD" w:rsidR="00125A70">
        <w:rPr>
          <w:rFonts w:hint="eastAsia" w:ascii="Calibri" w:hAnsi="Calibri" w:cs="Calibri"/>
          <w:lang w:val="en-US"/>
        </w:rPr>
        <w:t>the case volume, and support proactive intervention before SLA breaches occur</w:t>
      </w:r>
    </w:p>
    <w:p w:rsidRPr="000C23CD" w:rsidR="00125A70" w:rsidP="001C3046" w:rsidRDefault="00125A70" w14:paraId="5E3B698A" w14:textId="4AB9ACAF">
      <w:pPr>
        <w:pStyle w:val="ListParagraph"/>
        <w:numPr>
          <w:ilvl w:val="0"/>
          <w:numId w:val="46"/>
        </w:numPr>
        <w:spacing w:after="120"/>
        <w:ind w:left="723"/>
        <w:jc w:val="both"/>
        <w:rPr>
          <w:rFonts w:ascii="Calibri" w:hAnsi="Calibri" w:cs="Calibri"/>
        </w:rPr>
      </w:pPr>
      <w:r w:rsidRPr="000C23CD">
        <w:rPr>
          <w:rFonts w:hint="eastAsia" w:ascii="Calibri" w:hAnsi="Calibri" w:cs="Calibri"/>
          <w:lang w:val="en-US"/>
        </w:rPr>
        <w:t>Managers can access real-time case status without manual data compilation.</w:t>
      </w:r>
    </w:p>
    <w:p w:rsidRPr="00281B8A" w:rsidR="00281B8A" w:rsidP="00C77D57" w:rsidRDefault="00281B8A" w14:paraId="4E1E5B35" w14:textId="5C70D68D">
      <w:pPr>
        <w:numPr>
          <w:ilvl w:val="0"/>
          <w:numId w:val="20"/>
        </w:numPr>
        <w:tabs>
          <w:tab w:val="num" w:pos="360"/>
        </w:tabs>
        <w:spacing w:before="240" w:after="120"/>
        <w:jc w:val="both"/>
        <w:rPr>
          <w:rFonts w:ascii="Calibri" w:hAnsi="Calibri" w:cs="Calibri"/>
          <w:b/>
          <w:bCs/>
        </w:rPr>
      </w:pPr>
      <w:r w:rsidRPr="00281B8A">
        <w:rPr>
          <w:rFonts w:ascii="Calibri" w:hAnsi="Calibri" w:cs="Calibri"/>
          <w:b/>
          <w:bCs/>
        </w:rPr>
        <w:t>Standardi</w:t>
      </w:r>
      <w:r>
        <w:rPr>
          <w:rFonts w:hint="eastAsia" w:ascii="Calibri" w:hAnsi="Calibri" w:cs="Calibri"/>
          <w:b/>
          <w:bCs/>
        </w:rPr>
        <w:t>s</w:t>
      </w:r>
      <w:r w:rsidRPr="00281B8A">
        <w:rPr>
          <w:rFonts w:ascii="Calibri" w:hAnsi="Calibri" w:cs="Calibri"/>
          <w:b/>
          <w:bCs/>
        </w:rPr>
        <w:t>e Case Closure and Post-Resolution Handling</w:t>
      </w:r>
    </w:p>
    <w:p w:rsidRPr="00281B8A" w:rsidR="00281B8A" w:rsidP="001C3046" w:rsidRDefault="00160A47" w14:paraId="7D9DDC30" w14:textId="5482C9DE">
      <w:pPr>
        <w:pStyle w:val="ListParagraph"/>
        <w:numPr>
          <w:ilvl w:val="0"/>
          <w:numId w:val="47"/>
        </w:numPr>
        <w:spacing w:after="0"/>
      </w:pPr>
      <w:r w:rsidRPr="00160A47">
        <w:rPr>
          <w:rFonts w:ascii="Calibri" w:hAnsi="Calibri" w:cs="Calibri"/>
          <w:color w:val="000000"/>
        </w:rPr>
        <w:t>Require controlled case closure and notify the original case owner when a case closes.</w:t>
      </w:r>
    </w:p>
    <w:p w:rsidRPr="00281B8A" w:rsidR="00281B8A" w:rsidP="001C3046" w:rsidRDefault="00281B8A" w14:paraId="2C1518C5" w14:textId="44448309">
      <w:pPr>
        <w:numPr>
          <w:ilvl w:val="0"/>
          <w:numId w:val="47"/>
        </w:numPr>
        <w:spacing w:after="0"/>
        <w:jc w:val="both"/>
        <w:rPr>
          <w:rFonts w:ascii="Calibri" w:hAnsi="Calibri" w:cs="Calibri"/>
        </w:rPr>
      </w:pPr>
      <w:r w:rsidRPr="00281B8A">
        <w:rPr>
          <w:rFonts w:ascii="Calibri" w:hAnsi="Calibri" w:cs="Calibri"/>
        </w:rPr>
        <w:t xml:space="preserve">Detect and </w:t>
      </w:r>
      <w:r w:rsidR="007E4328">
        <w:rPr>
          <w:rFonts w:hint="eastAsia" w:ascii="Calibri" w:hAnsi="Calibri" w:cs="Calibri"/>
        </w:rPr>
        <w:t>notify agent</w:t>
      </w:r>
      <w:r w:rsidRPr="00281B8A">
        <w:rPr>
          <w:rFonts w:ascii="Calibri" w:hAnsi="Calibri" w:cs="Calibri"/>
        </w:rPr>
        <w:t xml:space="preserve"> </w:t>
      </w:r>
      <w:r w:rsidR="00306624">
        <w:rPr>
          <w:rFonts w:hint="eastAsia" w:ascii="Calibri" w:hAnsi="Calibri" w:cs="Calibri"/>
        </w:rPr>
        <w:t xml:space="preserve">via teams </w:t>
      </w:r>
      <w:r w:rsidRPr="00281B8A">
        <w:rPr>
          <w:rFonts w:ascii="Calibri" w:hAnsi="Calibri" w:cs="Calibri"/>
        </w:rPr>
        <w:t>upon post-resolution replies</w:t>
      </w:r>
      <w:r w:rsidR="00306624">
        <w:rPr>
          <w:rFonts w:hint="eastAsia" w:ascii="Calibri" w:hAnsi="Calibri" w:cs="Calibri"/>
        </w:rPr>
        <w:t xml:space="preserve"> from patient </w:t>
      </w:r>
    </w:p>
    <w:p w:rsidRPr="00281B8A" w:rsidR="00281B8A" w:rsidP="001C3046" w:rsidRDefault="00281B8A" w14:paraId="5ACBC37D" w14:textId="6441075B">
      <w:pPr>
        <w:numPr>
          <w:ilvl w:val="0"/>
          <w:numId w:val="47"/>
        </w:numPr>
        <w:spacing w:after="120"/>
        <w:jc w:val="both"/>
        <w:rPr>
          <w:rFonts w:ascii="Calibri" w:hAnsi="Calibri" w:cs="Calibri"/>
        </w:rPr>
      </w:pPr>
      <w:r w:rsidRPr="00281B8A">
        <w:rPr>
          <w:rFonts w:ascii="Calibri" w:hAnsi="Calibri" w:cs="Calibri"/>
        </w:rPr>
        <w:t xml:space="preserve">Consistent closure records and </w:t>
      </w:r>
      <w:r w:rsidR="00652C29">
        <w:rPr>
          <w:rFonts w:hint="eastAsia" w:ascii="Calibri" w:hAnsi="Calibri" w:cs="Calibri"/>
        </w:rPr>
        <w:t>standardise procedure</w:t>
      </w:r>
      <w:r w:rsidR="0019770F">
        <w:rPr>
          <w:rFonts w:hint="eastAsia" w:ascii="Calibri" w:hAnsi="Calibri" w:cs="Calibri"/>
        </w:rPr>
        <w:t xml:space="preserve"> for</w:t>
      </w:r>
      <w:r w:rsidRPr="00281B8A">
        <w:rPr>
          <w:rFonts w:ascii="Calibri" w:hAnsi="Calibri" w:cs="Calibri"/>
        </w:rPr>
        <w:t xml:space="preserve"> handling of reopened cases.</w:t>
      </w:r>
    </w:p>
    <w:p w:rsidRPr="001A6861" w:rsidR="003A3AE2" w:rsidP="007C6C3F" w:rsidRDefault="003A3AE2" w14:paraId="7BAD6E86" w14:textId="77777777">
      <w:pPr>
        <w:spacing w:after="120"/>
        <w:jc w:val="both"/>
        <w:rPr>
          <w:rFonts w:ascii="Calibri" w:hAnsi="Calibri" w:cs="Calibri"/>
        </w:rPr>
      </w:pPr>
    </w:p>
    <w:p w:rsidRPr="001A6861" w:rsidR="003A3AE2" w:rsidP="007C6C3F" w:rsidRDefault="003A3AE2" w14:paraId="47760988" w14:textId="77777777">
      <w:pPr>
        <w:pStyle w:val="Heading2"/>
        <w:spacing w:before="0" w:after="120"/>
        <w:rPr>
          <w:rFonts w:ascii="Calibri" w:hAnsi="Calibri" w:cs="Calibri"/>
        </w:rPr>
      </w:pPr>
      <w:bookmarkStart w:name="_Toc225287826" w:id="44"/>
      <w:r w:rsidRPr="001A6861">
        <w:rPr>
          <w:rFonts w:ascii="Calibri" w:hAnsi="Calibri" w:cs="Calibri"/>
        </w:rPr>
        <w:t>Core Platforms</w:t>
      </w:r>
      <w:bookmarkEnd w:id="44"/>
    </w:p>
    <w:p w:rsidRPr="001A6861" w:rsidR="003A3AE2" w:rsidP="007C6C3F" w:rsidRDefault="003A3AE2" w14:paraId="1658942E" w14:textId="77777777">
      <w:pPr>
        <w:spacing w:after="120"/>
        <w:jc w:val="both"/>
        <w:rPr>
          <w:rFonts w:ascii="Calibri" w:hAnsi="Calibri" w:cs="Calibri"/>
        </w:rPr>
      </w:pPr>
      <w:commentRangeStart w:id="45"/>
      <w:commentRangeStart w:id="46"/>
      <w:commentRangeStart w:id="47"/>
      <w:commentRangeStart w:id="48"/>
      <w:commentRangeStart w:id="49"/>
      <w:r w:rsidRPr="001A6861">
        <w:rPr>
          <w:rFonts w:ascii="Calibri" w:hAnsi="Calibri" w:cs="Calibri"/>
        </w:rPr>
        <w:t>The system will leverage:</w:t>
      </w:r>
      <w:commentRangeEnd w:id="45"/>
      <w:r w:rsidRPr="001A6861" w:rsidR="00C120BC">
        <w:rPr>
          <w:rStyle w:val="CommentReference"/>
          <w:rFonts w:ascii="Calibri" w:hAnsi="Calibri" w:cs="Calibri"/>
          <w:sz w:val="24"/>
          <w:szCs w:val="24"/>
        </w:rPr>
        <w:commentReference w:id="45"/>
      </w:r>
      <w:commentRangeEnd w:id="46"/>
      <w:r>
        <w:rPr>
          <w:rStyle w:val="CommentReference"/>
        </w:rPr>
        <w:commentReference w:id="46"/>
      </w:r>
      <w:commentRangeEnd w:id="47"/>
      <w:r>
        <w:rPr>
          <w:rStyle w:val="CommentReference"/>
        </w:rPr>
        <w:commentReference w:id="47"/>
      </w:r>
      <w:commentRangeEnd w:id="48"/>
      <w:r>
        <w:rPr>
          <w:rStyle w:val="CommentReference"/>
        </w:rPr>
        <w:commentReference w:id="48"/>
      </w:r>
      <w:commentRangeEnd w:id="49"/>
      <w:r>
        <w:rPr>
          <w:rStyle w:val="CommentReference"/>
        </w:rPr>
        <w:commentReference w:id="49"/>
      </w:r>
    </w:p>
    <w:p w:rsidRPr="001A6861" w:rsidR="003A3AE2" w:rsidP="001C3046" w:rsidRDefault="003A3AE2" w14:paraId="5F396028" w14:textId="77777777">
      <w:pPr>
        <w:numPr>
          <w:ilvl w:val="0"/>
          <w:numId w:val="27"/>
        </w:numPr>
        <w:spacing w:after="120"/>
        <w:ind w:left="714" w:hanging="357"/>
        <w:contextualSpacing/>
        <w:jc w:val="both"/>
        <w:rPr>
          <w:rFonts w:ascii="Calibri" w:hAnsi="Calibri" w:cs="Calibri"/>
        </w:rPr>
      </w:pPr>
      <w:r w:rsidRPr="001A6861">
        <w:rPr>
          <w:rFonts w:ascii="Calibri" w:hAnsi="Calibri" w:cs="Calibri"/>
          <w:b/>
          <w:bCs/>
        </w:rPr>
        <w:t>Dynamics 365 Customer Service</w:t>
      </w:r>
      <w:r w:rsidRPr="001A6861">
        <w:rPr>
          <w:rFonts w:ascii="Calibri" w:hAnsi="Calibri" w:cs="Calibri"/>
        </w:rPr>
        <w:t xml:space="preserve"> (Case entity as system of record)</w:t>
      </w:r>
    </w:p>
    <w:p w:rsidRPr="001A6861" w:rsidR="003A3AE2" w:rsidP="001C3046" w:rsidRDefault="003A3AE2" w14:paraId="372AC842" w14:textId="77777777">
      <w:pPr>
        <w:numPr>
          <w:ilvl w:val="0"/>
          <w:numId w:val="27"/>
        </w:numPr>
        <w:spacing w:after="120"/>
        <w:ind w:left="714" w:hanging="357"/>
        <w:contextualSpacing/>
        <w:jc w:val="both"/>
        <w:rPr>
          <w:rFonts w:ascii="Calibri" w:hAnsi="Calibri" w:cs="Calibri"/>
        </w:rPr>
      </w:pPr>
      <w:r w:rsidRPr="001A6861">
        <w:rPr>
          <w:rFonts w:ascii="Calibri" w:hAnsi="Calibri" w:cs="Calibri"/>
          <w:b/>
          <w:bCs/>
        </w:rPr>
        <w:t>Power Automate</w:t>
      </w:r>
      <w:r w:rsidRPr="001A6861">
        <w:rPr>
          <w:rFonts w:ascii="Calibri" w:hAnsi="Calibri" w:cs="Calibri"/>
        </w:rPr>
        <w:t xml:space="preserve"> (event-driven workflow automation)</w:t>
      </w:r>
    </w:p>
    <w:p w:rsidRPr="001A6861" w:rsidR="003A3AE2" w:rsidP="001C3046" w:rsidRDefault="003A3AE2" w14:paraId="7F514AC3" w14:textId="77777777">
      <w:pPr>
        <w:numPr>
          <w:ilvl w:val="0"/>
          <w:numId w:val="27"/>
        </w:numPr>
        <w:spacing w:after="120"/>
        <w:ind w:left="714" w:hanging="357"/>
        <w:contextualSpacing/>
        <w:jc w:val="both"/>
        <w:rPr>
          <w:rFonts w:ascii="Calibri" w:hAnsi="Calibri" w:cs="Calibri"/>
        </w:rPr>
      </w:pPr>
      <w:r w:rsidRPr="001A6861">
        <w:rPr>
          <w:rFonts w:ascii="Calibri" w:hAnsi="Calibri" w:cs="Calibri"/>
          <w:b/>
          <w:bCs/>
        </w:rPr>
        <w:t>Exchange shared mailboxes</w:t>
      </w:r>
      <w:r w:rsidRPr="001A6861">
        <w:rPr>
          <w:rFonts w:ascii="Calibri" w:hAnsi="Calibri" w:cs="Calibri"/>
        </w:rPr>
        <w:t xml:space="preserve"> (email monitoring)</w:t>
      </w:r>
    </w:p>
    <w:p w:rsidRPr="001A6861" w:rsidR="003A3AE2" w:rsidP="001C3046" w:rsidRDefault="003A3AE2" w14:paraId="6CAE2348" w14:textId="77777777">
      <w:pPr>
        <w:numPr>
          <w:ilvl w:val="0"/>
          <w:numId w:val="27"/>
        </w:numPr>
        <w:spacing w:after="120"/>
        <w:ind w:left="714" w:hanging="357"/>
        <w:contextualSpacing/>
        <w:jc w:val="both"/>
        <w:rPr>
          <w:rFonts w:ascii="Calibri" w:hAnsi="Calibri" w:cs="Calibri"/>
        </w:rPr>
      </w:pPr>
      <w:r w:rsidRPr="001A6861">
        <w:rPr>
          <w:rFonts w:ascii="Calibri" w:hAnsi="Calibri" w:cs="Calibri"/>
          <w:b/>
          <w:bCs/>
        </w:rPr>
        <w:t>CRM business rules / plugins</w:t>
      </w:r>
    </w:p>
    <w:p w:rsidR="003A3AE2" w:rsidP="001C3046" w:rsidRDefault="003A3AE2" w14:paraId="6F8C7884" w14:textId="77777777">
      <w:pPr>
        <w:numPr>
          <w:ilvl w:val="0"/>
          <w:numId w:val="27"/>
        </w:numPr>
        <w:spacing w:after="0"/>
        <w:jc w:val="both"/>
        <w:rPr>
          <w:rFonts w:ascii="Calibri" w:hAnsi="Calibri" w:cs="Calibri"/>
        </w:rPr>
      </w:pPr>
      <w:r w:rsidRPr="001A6861">
        <w:rPr>
          <w:rFonts w:ascii="Calibri" w:hAnsi="Calibri" w:cs="Calibri"/>
          <w:b/>
          <w:bCs/>
        </w:rPr>
        <w:t>CRM views and dashboards</w:t>
      </w:r>
      <w:r w:rsidRPr="001A6861">
        <w:rPr>
          <w:rFonts w:ascii="Calibri" w:hAnsi="Calibri" w:cs="Calibri"/>
        </w:rPr>
        <w:t xml:space="preserve"> for operational monitoring</w:t>
      </w:r>
    </w:p>
    <w:p w:rsidRPr="003B0BB8" w:rsidR="7F25382A" w:rsidP="001C3046" w:rsidRDefault="7F25382A" w14:paraId="73FB3DD3" w14:textId="4E54C7FD">
      <w:pPr>
        <w:numPr>
          <w:ilvl w:val="0"/>
          <w:numId w:val="29"/>
        </w:numPr>
        <w:spacing w:after="120"/>
        <w:contextualSpacing/>
        <w:rPr>
          <w:rFonts w:ascii="Calibri" w:hAnsi="Calibri" w:cs="Calibri"/>
          <w:b/>
          <w:bCs/>
          <w:highlight w:val="yellow"/>
        </w:rPr>
      </w:pPr>
      <w:r w:rsidRPr="44DBEC2E">
        <w:rPr>
          <w:rFonts w:ascii="Calibri" w:hAnsi="Calibri" w:cs="Calibri"/>
          <w:b/>
          <w:bCs/>
          <w:highlight w:val="yellow"/>
        </w:rPr>
        <w:t xml:space="preserve">Bridgette </w:t>
      </w:r>
      <w:r w:rsidRPr="003B0BB8">
        <w:rPr>
          <w:rFonts w:ascii="Calibri" w:hAnsi="Calibri" w:cs="Calibri"/>
          <w:b/>
          <w:bCs/>
          <w:highlight w:val="yellow"/>
        </w:rPr>
        <w:t>Integration Middleware</w:t>
      </w:r>
    </w:p>
    <w:p w:rsidRPr="003B0BB8" w:rsidR="003B0BB8" w:rsidP="001C3046" w:rsidRDefault="003B0BB8" w14:paraId="59D0A0A0" w14:textId="77777777">
      <w:pPr>
        <w:numPr>
          <w:ilvl w:val="1"/>
          <w:numId w:val="29"/>
        </w:numPr>
        <w:spacing w:after="120"/>
        <w:contextualSpacing/>
        <w:rPr>
          <w:rFonts w:ascii="Calibri" w:hAnsi="Calibri" w:cs="Calibri"/>
          <w:highlight w:val="yellow"/>
        </w:rPr>
      </w:pPr>
      <w:r w:rsidRPr="003B0BB8">
        <w:rPr>
          <w:rFonts w:ascii="Calibri" w:hAnsi="Calibri" w:cs="Calibri"/>
          <w:highlight w:val="yellow"/>
        </w:rPr>
        <w:t>Serves as an integration layer for orchestration, facilitating seamless data exchange between external communication channels and internal systems.</w:t>
      </w:r>
    </w:p>
    <w:p w:rsidR="00D63F93" w:rsidP="001C3046" w:rsidRDefault="00D63F93" w14:paraId="03D486A9" w14:textId="2DCAEAB8">
      <w:pPr>
        <w:numPr>
          <w:ilvl w:val="1"/>
          <w:numId w:val="29"/>
        </w:numPr>
        <w:spacing w:after="120"/>
        <w:contextualSpacing/>
        <w:rPr>
          <w:rFonts w:ascii="Calibri" w:hAnsi="Calibri" w:cs="Calibri"/>
          <w:highlight w:val="yellow"/>
        </w:rPr>
      </w:pPr>
      <w:r w:rsidRPr="44DBEC2E">
        <w:rPr>
          <w:rFonts w:ascii="Calibri" w:hAnsi="Calibri" w:cs="Calibri"/>
          <w:highlight w:val="yellow"/>
        </w:rPr>
        <w:t>Referenced for context only; no changes or enhancements to the middleware are included as part of this implementation.</w:t>
      </w:r>
    </w:p>
    <w:p w:rsidR="44DBEC2E" w:rsidP="44DBEC2E" w:rsidRDefault="44DBEC2E" w14:paraId="0DAF8FFF" w14:textId="0294B4B2"/>
    <w:p w:rsidRPr="001A6861" w:rsidR="005671B9" w:rsidP="005671B9" w:rsidRDefault="005671B9" w14:paraId="51844422" w14:textId="430F4B0B">
      <w:pPr>
        <w:pStyle w:val="Heading1"/>
        <w:rPr>
          <w:rFonts w:ascii="Calibri" w:hAnsi="Calibri" w:cs="Calibri"/>
        </w:rPr>
      </w:pPr>
      <w:bookmarkStart w:name="_Toc225287827" w:id="52"/>
      <w:r w:rsidRPr="001A6861">
        <w:rPr>
          <w:rFonts w:ascii="Calibri" w:hAnsi="Calibri" w:cs="Calibri"/>
        </w:rPr>
        <w:t>Solution Scope</w:t>
      </w:r>
      <w:bookmarkEnd w:id="52"/>
    </w:p>
    <w:p w:rsidRPr="001A6861" w:rsidR="003A3AE2" w:rsidP="005671B9" w:rsidRDefault="008963E0" w14:paraId="21D91AF5" w14:textId="7B63264A">
      <w:pPr>
        <w:pStyle w:val="Heading2"/>
        <w:rPr>
          <w:rFonts w:ascii="Calibri" w:hAnsi="Calibri" w:cs="Calibri"/>
        </w:rPr>
      </w:pPr>
      <w:bookmarkStart w:name="_Toc225287828" w:id="53"/>
      <w:r w:rsidRPr="001A6861">
        <w:rPr>
          <w:rFonts w:ascii="Calibri" w:hAnsi="Calibri" w:cs="Calibri"/>
        </w:rPr>
        <w:t xml:space="preserve">In </w:t>
      </w:r>
      <w:r w:rsidRPr="001A6861" w:rsidR="003A3AE2">
        <w:rPr>
          <w:rFonts w:ascii="Calibri" w:hAnsi="Calibri" w:cs="Calibri"/>
        </w:rPr>
        <w:t>Scope</w:t>
      </w:r>
      <w:bookmarkEnd w:id="53"/>
    </w:p>
    <w:p w:rsidRPr="001A6861" w:rsidR="003A3AE2" w:rsidP="001C3046" w:rsidRDefault="003A3AE2" w14:paraId="20EBF44F" w14:textId="77777777">
      <w:pPr>
        <w:pStyle w:val="ListParagraph"/>
        <w:numPr>
          <w:ilvl w:val="0"/>
          <w:numId w:val="31"/>
        </w:numPr>
        <w:spacing w:after="120"/>
        <w:rPr>
          <w:rFonts w:ascii="Calibri" w:hAnsi="Calibri" w:cs="Calibri"/>
        </w:rPr>
      </w:pPr>
      <w:r w:rsidRPr="001A6861">
        <w:rPr>
          <w:rFonts w:ascii="Calibri" w:hAnsi="Calibri" w:cs="Calibri"/>
        </w:rPr>
        <w:t>Case assignment tracking</w:t>
      </w:r>
    </w:p>
    <w:p w:rsidRPr="001A6861" w:rsidR="003A3AE2" w:rsidP="001C3046" w:rsidRDefault="003A3AE2" w14:paraId="1708433C" w14:textId="77777777">
      <w:pPr>
        <w:pStyle w:val="ListParagraph"/>
        <w:numPr>
          <w:ilvl w:val="0"/>
          <w:numId w:val="31"/>
        </w:numPr>
        <w:spacing w:after="120"/>
        <w:rPr>
          <w:rFonts w:ascii="Calibri" w:hAnsi="Calibri" w:cs="Calibri"/>
        </w:rPr>
      </w:pPr>
      <w:r w:rsidRPr="001A6861">
        <w:rPr>
          <w:rFonts w:ascii="Calibri" w:hAnsi="Calibri" w:cs="Calibri"/>
        </w:rPr>
        <w:t>Automated 3-day and 7-day reminders</w:t>
      </w:r>
    </w:p>
    <w:p w:rsidRPr="001A6861" w:rsidR="003A3AE2" w:rsidP="001C3046" w:rsidRDefault="003A3AE2" w14:paraId="330801AE" w14:textId="77777777">
      <w:pPr>
        <w:pStyle w:val="ListParagraph"/>
        <w:numPr>
          <w:ilvl w:val="0"/>
          <w:numId w:val="31"/>
        </w:numPr>
        <w:spacing w:after="120"/>
        <w:rPr>
          <w:rFonts w:ascii="Calibri" w:hAnsi="Calibri" w:cs="Calibri"/>
        </w:rPr>
      </w:pPr>
      <w:r w:rsidRPr="001A6861">
        <w:rPr>
          <w:rFonts w:ascii="Calibri" w:hAnsi="Calibri" w:cs="Calibri"/>
        </w:rPr>
        <w:t>Agent reply detection</w:t>
      </w:r>
    </w:p>
    <w:p w:rsidRPr="001A6861" w:rsidR="003A3AE2" w:rsidP="001C3046" w:rsidRDefault="003A3AE2" w14:paraId="5535427B" w14:textId="77777777">
      <w:pPr>
        <w:pStyle w:val="ListParagraph"/>
        <w:numPr>
          <w:ilvl w:val="0"/>
          <w:numId w:val="31"/>
        </w:numPr>
        <w:spacing w:after="120"/>
        <w:rPr>
          <w:rFonts w:ascii="Calibri" w:hAnsi="Calibri" w:cs="Calibri"/>
        </w:rPr>
      </w:pPr>
      <w:r w:rsidRPr="001A6861">
        <w:rPr>
          <w:rFonts w:ascii="Calibri" w:hAnsi="Calibri" w:cs="Calibri"/>
        </w:rPr>
        <w:t>SLA tracking (BU level + overall)</w:t>
      </w:r>
    </w:p>
    <w:p w:rsidRPr="001A6861" w:rsidR="003A3AE2" w:rsidP="001C3046" w:rsidRDefault="003A3AE2" w14:paraId="77445374" w14:textId="77777777">
      <w:pPr>
        <w:pStyle w:val="ListParagraph"/>
        <w:numPr>
          <w:ilvl w:val="0"/>
          <w:numId w:val="31"/>
        </w:numPr>
        <w:spacing w:after="120"/>
        <w:rPr>
          <w:rFonts w:ascii="Calibri" w:hAnsi="Calibri" w:cs="Calibri"/>
        </w:rPr>
      </w:pPr>
      <w:r w:rsidRPr="001A6861">
        <w:rPr>
          <w:rFonts w:ascii="Calibri" w:hAnsi="Calibri" w:cs="Calibri"/>
        </w:rPr>
        <w:t>Outstanding case visibility</w:t>
      </w:r>
    </w:p>
    <w:p w:rsidRPr="001A6861" w:rsidR="003A3AE2" w:rsidP="001C3046" w:rsidRDefault="003A3AE2" w14:paraId="13428320" w14:textId="77777777">
      <w:pPr>
        <w:pStyle w:val="ListParagraph"/>
        <w:numPr>
          <w:ilvl w:val="0"/>
          <w:numId w:val="31"/>
        </w:numPr>
        <w:spacing w:after="120"/>
        <w:rPr>
          <w:rFonts w:ascii="Calibri" w:hAnsi="Calibri" w:cs="Calibri"/>
        </w:rPr>
      </w:pPr>
      <w:r w:rsidRPr="001A6861">
        <w:rPr>
          <w:rFonts w:ascii="Calibri" w:hAnsi="Calibri" w:cs="Calibri"/>
        </w:rPr>
        <w:t>Post-resolution reply handling</w:t>
      </w:r>
    </w:p>
    <w:p w:rsidRPr="001A6861" w:rsidR="003A3AE2" w:rsidP="001C3046" w:rsidRDefault="003A3AE2" w14:paraId="79AD315F" w14:textId="77777777">
      <w:pPr>
        <w:pStyle w:val="ListParagraph"/>
        <w:numPr>
          <w:ilvl w:val="0"/>
          <w:numId w:val="31"/>
        </w:numPr>
        <w:spacing w:after="120"/>
        <w:rPr>
          <w:rFonts w:ascii="Calibri" w:hAnsi="Calibri" w:cs="Calibri"/>
        </w:rPr>
      </w:pPr>
      <w:r w:rsidRPr="001A6861">
        <w:rPr>
          <w:rFonts w:ascii="Calibri" w:hAnsi="Calibri" w:cs="Calibri"/>
        </w:rPr>
        <w:t>Controlled case closure</w:t>
      </w:r>
    </w:p>
    <w:p w:rsidR="00D645A1" w:rsidP="001C3046" w:rsidRDefault="003A3AE2" w14:paraId="73E6454F" w14:textId="26ACDB92">
      <w:pPr>
        <w:pStyle w:val="ListParagraph"/>
        <w:numPr>
          <w:ilvl w:val="0"/>
          <w:numId w:val="31"/>
        </w:numPr>
        <w:spacing w:after="120"/>
        <w:rPr>
          <w:rFonts w:ascii="Calibri" w:hAnsi="Calibri" w:cs="Calibri"/>
        </w:rPr>
      </w:pPr>
      <w:r w:rsidRPr="001A6861">
        <w:rPr>
          <w:rFonts w:ascii="Calibri" w:hAnsi="Calibri" w:cs="Calibri"/>
        </w:rPr>
        <w:t>Dashboards and reporting</w:t>
      </w:r>
    </w:p>
    <w:p w:rsidRPr="00D645A1" w:rsidR="00D645A1" w:rsidP="00D645A1" w:rsidRDefault="00D645A1" w14:paraId="7ABE7D39" w14:textId="77777777">
      <w:pPr>
        <w:pStyle w:val="ListParagraph"/>
        <w:spacing w:after="120"/>
        <w:rPr>
          <w:rFonts w:ascii="Calibri" w:hAnsi="Calibri" w:cs="Calibri"/>
        </w:rPr>
      </w:pPr>
    </w:p>
    <w:p w:rsidRPr="001A6861" w:rsidR="00E96F82" w:rsidP="00E96F82" w:rsidRDefault="00E96F82" w14:paraId="29C2DF1A" w14:textId="77777777">
      <w:pPr>
        <w:pStyle w:val="Heading2"/>
        <w:rPr>
          <w:rFonts w:ascii="Calibri" w:hAnsi="Calibri" w:cs="Calibri"/>
        </w:rPr>
      </w:pPr>
      <w:bookmarkStart w:name="_Toc225287829" w:id="54"/>
      <w:r w:rsidRPr="001A6861">
        <w:rPr>
          <w:rFonts w:ascii="Calibri" w:hAnsi="Calibri" w:cs="Calibri"/>
        </w:rPr>
        <w:t>Out of Scope</w:t>
      </w:r>
      <w:bookmarkEnd w:id="54"/>
    </w:p>
    <w:p w:rsidRPr="001A6861" w:rsidR="00E96F82" w:rsidP="001C3046" w:rsidRDefault="00E96F82" w14:paraId="33F5C32F" w14:textId="77777777">
      <w:pPr>
        <w:numPr>
          <w:ilvl w:val="0"/>
          <w:numId w:val="39"/>
        </w:numPr>
        <w:spacing w:after="120"/>
        <w:ind w:left="714" w:hanging="357"/>
        <w:contextualSpacing/>
        <w:rPr>
          <w:rFonts w:ascii="Calibri" w:hAnsi="Calibri" w:cs="Calibri"/>
        </w:rPr>
      </w:pPr>
      <w:r w:rsidRPr="001A6861">
        <w:rPr>
          <w:rFonts w:ascii="Calibri" w:hAnsi="Calibri" w:cs="Calibri"/>
        </w:rPr>
        <w:t>Excel-based tracking</w:t>
      </w:r>
    </w:p>
    <w:p w:rsidRPr="001A6861" w:rsidR="00E96F82" w:rsidP="001C3046" w:rsidRDefault="00E96F82" w14:paraId="764DBAA3" w14:textId="77777777">
      <w:pPr>
        <w:numPr>
          <w:ilvl w:val="0"/>
          <w:numId w:val="39"/>
        </w:numPr>
        <w:spacing w:after="120"/>
        <w:ind w:left="714" w:hanging="357"/>
        <w:contextualSpacing/>
        <w:rPr>
          <w:rFonts w:ascii="Calibri" w:hAnsi="Calibri" w:cs="Calibri"/>
        </w:rPr>
      </w:pPr>
      <w:r w:rsidRPr="001A6861">
        <w:rPr>
          <w:rFonts w:ascii="Calibri" w:hAnsi="Calibri" w:cs="Calibri"/>
        </w:rPr>
        <w:t>Manual reminder processes</w:t>
      </w:r>
    </w:p>
    <w:p w:rsidRPr="001A6861" w:rsidR="00E96F82" w:rsidP="001C3046" w:rsidRDefault="00E96F82" w14:paraId="1EFDF3E1" w14:textId="77777777">
      <w:pPr>
        <w:numPr>
          <w:ilvl w:val="0"/>
          <w:numId w:val="39"/>
        </w:numPr>
        <w:spacing w:after="120"/>
        <w:rPr>
          <w:rFonts w:ascii="Calibri" w:hAnsi="Calibri" w:cs="Calibri"/>
        </w:rPr>
      </w:pPr>
      <w:r w:rsidRPr="001A6861">
        <w:rPr>
          <w:rFonts w:ascii="Calibri" w:hAnsi="Calibri" w:cs="Calibri"/>
        </w:rPr>
        <w:t>Non-CRM reporting mechanisms</w:t>
      </w:r>
    </w:p>
    <w:p w:rsidRPr="001A6861" w:rsidR="003A3AE2" w:rsidP="007C6C3F" w:rsidRDefault="003A3AE2" w14:paraId="7390A9A3" w14:textId="77777777">
      <w:pPr>
        <w:spacing w:after="120"/>
        <w:jc w:val="both"/>
        <w:rPr>
          <w:rFonts w:ascii="Calibri" w:hAnsi="Calibri" w:cs="Calibri"/>
        </w:rPr>
      </w:pPr>
    </w:p>
    <w:p w:rsidRPr="001A6861" w:rsidR="004448B7" w:rsidP="007C6C3F" w:rsidRDefault="004448B7" w14:paraId="50221374" w14:textId="36479ED1">
      <w:pPr>
        <w:pStyle w:val="Heading1"/>
        <w:spacing w:before="0" w:after="120" w:line="240" w:lineRule="auto"/>
        <w:jc w:val="both"/>
        <w:rPr>
          <w:rFonts w:ascii="Calibri" w:hAnsi="Calibri" w:cs="Calibri"/>
        </w:rPr>
      </w:pPr>
      <w:bookmarkStart w:name="_Toc225287830" w:id="55"/>
      <w:r w:rsidRPr="001A6861">
        <w:rPr>
          <w:rFonts w:ascii="Calibri" w:hAnsi="Calibri" w:cs="Calibri"/>
        </w:rPr>
        <w:t>Future State (TO-BE)</w:t>
      </w:r>
      <w:bookmarkEnd w:id="55"/>
    </w:p>
    <w:p w:rsidRPr="001A6861" w:rsidR="00D16F01" w:rsidP="00D16F01" w:rsidRDefault="00D16F01" w14:paraId="38774F0C" w14:textId="50AD4147">
      <w:pPr>
        <w:rPr>
          <w:rFonts w:ascii="Calibri" w:hAnsi="Calibri" w:cs="Calibri"/>
        </w:rPr>
      </w:pPr>
      <w:r w:rsidRPr="001A6861">
        <w:rPr>
          <w:rFonts w:ascii="Calibri" w:hAnsi="Calibri" w:cs="Calibri"/>
        </w:rPr>
        <w:t>The future solution introduces automation and centralised tracking.</w:t>
      </w:r>
    </w:p>
    <w:p w:rsidR="00D16F01" w:rsidP="00810F74" w:rsidRDefault="00810F74" w14:paraId="2E1597FA" w14:textId="7CB4F69F">
      <w:pPr>
        <w:pStyle w:val="Heading2"/>
        <w:rPr>
          <w:rFonts w:ascii="Calibri" w:hAnsi="Calibri" w:cs="Calibri"/>
        </w:rPr>
      </w:pPr>
      <w:bookmarkStart w:name="_Toc225287831" w:id="56"/>
      <w:r w:rsidRPr="001A6861">
        <w:rPr>
          <w:rFonts w:ascii="Calibri" w:hAnsi="Calibri" w:cs="Calibri"/>
        </w:rPr>
        <w:t>Target Process</w:t>
      </w:r>
      <w:bookmarkEnd w:id="56"/>
    </w:p>
    <w:p w:rsidRPr="008D527D" w:rsidR="00AD7500" w:rsidP="7F7DE6AF" w:rsidRDefault="014D28D7" w14:paraId="2FF79B08" w14:textId="25DCD75A">
      <w:pPr>
        <w:spacing w:after="120" w:line="240" w:lineRule="auto"/>
        <w:jc w:val="center"/>
      </w:pPr>
      <w:commentRangeStart w:id="57"/>
      <w:commentRangeStart w:id="58"/>
      <w:del w:author="Haixia Liang" w:date="2026-03-23T13:37:00Z" w16du:dateUtc="2026-03-23T13:37:10Z" w:id="59">
        <w:r>
          <w:rPr>
            <w:noProof/>
          </w:rPr>
          <w:drawing>
            <wp:inline distT="0" distB="0" distL="0" distR="0" wp14:anchorId="64FA53F2" wp14:editId="1101BA80">
              <wp:extent cx="5724525" cy="3171825"/>
              <wp:effectExtent l="9525" t="9525" r="9525" b="9525"/>
              <wp:docPr id="516291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91432" name="Picture 516291432"/>
                      <pic:cNvPicPr/>
                    </pic:nvPicPr>
                    <pic:blipFill>
                      <a:blip r:embed="rId23">
                        <a:extLst>
                          <a:ext uri="{28A0092B-C50C-407E-A947-70E740481C1C}">
                            <a14:useLocalDpi xmlns:a14="http://schemas.microsoft.com/office/drawing/2010/main"/>
                          </a:ext>
                        </a:extLst>
                      </a:blip>
                      <a:stretch>
                        <a:fillRect/>
                      </a:stretch>
                    </pic:blipFill>
                    <pic:spPr>
                      <a:xfrm>
                        <a:off x="0" y="0"/>
                        <a:ext cx="5724525" cy="3171825"/>
                      </a:xfrm>
                      <a:prstGeom prst="rect">
                        <a:avLst/>
                      </a:prstGeom>
                      <a:ln w="9525">
                        <a:solidFill>
                          <a:schemeClr val="bg1">
                            <a:lumMod val="75000"/>
                          </a:schemeClr>
                        </a:solidFill>
                        <a:prstDash val="solid"/>
                      </a:ln>
                    </pic:spPr>
                  </pic:pic>
                </a:graphicData>
              </a:graphic>
            </wp:inline>
          </w:drawing>
        </w:r>
      </w:del>
      <w:commentRangeEnd w:id="57"/>
      <w:r w:rsidRPr="008D527D" w:rsidR="00080213">
        <w:rPr>
          <w:rStyle w:val="CommentReference"/>
          <w:sz w:val="24"/>
          <w:szCs w:val="24"/>
        </w:rPr>
        <w:commentReference w:id="57"/>
      </w:r>
      <w:commentRangeEnd w:id="58"/>
      <w:r>
        <w:rPr>
          <w:rStyle w:val="CommentReference"/>
        </w:rPr>
        <w:commentReference w:id="58"/>
      </w:r>
    </w:p>
    <w:p w:rsidRPr="008D527D" w:rsidR="00AD7500" w:rsidP="69A39596" w:rsidRDefault="37502954" w14:paraId="1D1A9267" w14:textId="6DAB6F41">
      <w:pPr>
        <w:spacing w:after="120" w:line="240" w:lineRule="auto"/>
        <w:jc w:val="center"/>
        <w:rPr>
          <w:rFonts w:ascii="Calibri" w:hAnsi="Calibri" w:cs="Calibri"/>
          <w:i/>
          <w:iCs/>
          <w:color w:val="45B0E1" w:themeColor="accent1" w:themeTint="99"/>
        </w:rPr>
      </w:pPr>
      <w:r>
        <w:rPr>
          <w:noProof/>
        </w:rPr>
        <w:drawing>
          <wp:inline distT="0" distB="0" distL="0" distR="0" wp14:anchorId="278001E2" wp14:editId="33C83D0A">
            <wp:extent cx="5724525" cy="2905125"/>
            <wp:effectExtent l="9525" t="9525" r="9525" b="9525"/>
            <wp:docPr id="1468739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39733" name="Picture 1468739733"/>
                    <pic:cNvPicPr/>
                  </pic:nvPicPr>
                  <pic:blipFill>
                    <a:blip r:embed="rId24">
                      <a:extLst>
                        <a:ext uri="{28A0092B-C50C-407E-A947-70E740481C1C}">
                          <a14:useLocalDpi xmlns:a14="http://schemas.microsoft.com/office/drawing/2010/main"/>
                        </a:ext>
                      </a:extLst>
                    </a:blip>
                    <a:stretch>
                      <a:fillRect/>
                    </a:stretch>
                  </pic:blipFill>
                  <pic:spPr>
                    <a:xfrm>
                      <a:off x="0" y="0"/>
                      <a:ext cx="5724525" cy="2905125"/>
                    </a:xfrm>
                    <a:prstGeom prst="rect">
                      <a:avLst/>
                    </a:prstGeom>
                    <a:ln w="9525">
                      <a:solidFill>
                        <a:schemeClr val="bg1">
                          <a:lumMod val="75000"/>
                        </a:schemeClr>
                      </a:solidFill>
                      <a:prstDash val="solid"/>
                    </a:ln>
                  </pic:spPr>
                </pic:pic>
              </a:graphicData>
            </a:graphic>
          </wp:inline>
        </w:drawing>
      </w:r>
      <w:r w:rsidRPr="69A39596" w:rsidR="00AD7500">
        <w:rPr>
          <w:rFonts w:ascii="Calibri" w:hAnsi="Calibri" w:cs="Calibri"/>
          <w:i/>
          <w:iCs/>
          <w:color w:val="45B0E1" w:themeColor="accent1" w:themeTint="99"/>
        </w:rPr>
        <w:t xml:space="preserve"> </w:t>
      </w:r>
      <w:r w:rsidRPr="69A39596" w:rsidR="00AC44B1">
        <w:rPr>
          <w:rFonts w:ascii="Calibri" w:hAnsi="Calibri" w:cs="Calibri"/>
          <w:i/>
          <w:iCs/>
          <w:color w:val="45B0E1" w:themeColor="accent1" w:themeTint="99"/>
        </w:rPr>
        <w:t>TO-BE User Journey</w:t>
      </w:r>
      <w:r w:rsidRPr="44DBEC2E" w:rsidR="3293940E">
        <w:rPr>
          <w:rFonts w:ascii="Calibri" w:hAnsi="Calibri" w:cs="Calibri"/>
          <w:i/>
          <w:iCs/>
          <w:color w:val="45B0E1" w:themeColor="accent1" w:themeTint="99"/>
        </w:rPr>
        <w:t xml:space="preserve"> - Overview</w:t>
      </w:r>
    </w:p>
    <w:p w:rsidR="7F7DE6AF" w:rsidP="44DBEC2E" w:rsidRDefault="3293940E" w14:paraId="48DF39EE" w14:textId="6758919B">
      <w:pPr>
        <w:spacing w:after="120" w:line="240" w:lineRule="auto"/>
        <w:jc w:val="center"/>
        <w:rPr>
          <w:rFonts w:ascii="Calibri" w:hAnsi="Calibri" w:cs="Calibri"/>
          <w:i/>
          <w:iCs/>
          <w:color w:val="45B0E1" w:themeColor="accent1" w:themeTint="99"/>
        </w:rPr>
      </w:pPr>
      <w:r>
        <w:rPr>
          <w:noProof/>
        </w:rPr>
        <w:drawing>
          <wp:inline distT="0" distB="0" distL="0" distR="0" wp14:anchorId="1EBF6E55" wp14:editId="7311685B">
            <wp:extent cx="5724525" cy="4695825"/>
            <wp:effectExtent l="19050" t="19050" r="28575" b="28575"/>
            <wp:docPr id="161688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8527" name="Picture 161688527"/>
                    <pic:cNvPicPr/>
                  </pic:nvPicPr>
                  <pic:blipFill rotWithShape="1">
                    <a:blip r:embed="rId25">
                      <a:extLst>
                        <a:ext uri="{28A0092B-C50C-407E-A947-70E740481C1C}">
                          <a14:useLocalDpi xmlns:a14="http://schemas.microsoft.com/office/drawing/2010/main"/>
                        </a:ext>
                      </a:extLst>
                    </a:blip>
                    <a:srcRect t="5683" b="6750"/>
                    <a:stretch>
                      <a:fillRect/>
                    </a:stretch>
                  </pic:blipFill>
                  <pic:spPr bwMode="auto">
                    <a:xfrm>
                      <a:off x="0" y="0"/>
                      <a:ext cx="5724525" cy="4695825"/>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44DBEC2E">
        <w:rPr>
          <w:rFonts w:ascii="Calibri" w:hAnsi="Calibri" w:cs="Calibri"/>
          <w:i/>
          <w:iCs/>
          <w:color w:val="45B0E1" w:themeColor="accent1" w:themeTint="99"/>
        </w:rPr>
        <w:t>TO-BE User Journey – SME Tracking</w:t>
      </w:r>
    </w:p>
    <w:p w:rsidRPr="001A6861" w:rsidR="00756D10" w:rsidP="00F51247" w:rsidRDefault="00756D10" w14:paraId="269E3C0A" w14:textId="266497F2">
      <w:pPr>
        <w:numPr>
          <w:ilvl w:val="0"/>
          <w:numId w:val="15"/>
        </w:numPr>
        <w:spacing w:before="240" w:after="0" w:line="240" w:lineRule="auto"/>
        <w:jc w:val="both"/>
        <w:rPr>
          <w:rFonts w:ascii="Calibri" w:hAnsi="Calibri" w:cs="Calibri"/>
        </w:rPr>
      </w:pPr>
      <w:r w:rsidRPr="001A6861">
        <w:rPr>
          <w:rFonts w:ascii="Calibri" w:hAnsi="Calibri" w:cs="Calibri"/>
        </w:rPr>
        <w:t>Patient submits a case via Email, Web Form, or WhatsApp</w:t>
      </w:r>
    </w:p>
    <w:p w:rsidR="008F2E86" w:rsidP="00C77D57" w:rsidRDefault="008F2E86" w14:paraId="4A7382FC" w14:textId="77777777">
      <w:pPr>
        <w:numPr>
          <w:ilvl w:val="0"/>
          <w:numId w:val="15"/>
        </w:numPr>
        <w:spacing w:after="120"/>
        <w:contextualSpacing/>
        <w:jc w:val="both"/>
        <w:rPr>
          <w:rFonts w:ascii="Calibri" w:hAnsi="Calibri" w:cs="Calibri"/>
        </w:rPr>
      </w:pPr>
      <w:r w:rsidRPr="44DBEC2E">
        <w:rPr>
          <w:rFonts w:ascii="Calibri" w:hAnsi="Calibri" w:cs="Calibri"/>
        </w:rPr>
        <w:t xml:space="preserve">A new case is created in CRM and assigned to the case owner automatically. </w:t>
      </w:r>
    </w:p>
    <w:p w:rsidR="00983E57" w:rsidP="001C3046" w:rsidRDefault="00983E57" w14:paraId="7AB5546E" w14:textId="59E52BBC">
      <w:pPr>
        <w:numPr>
          <w:ilvl w:val="0"/>
          <w:numId w:val="57"/>
        </w:numPr>
        <w:spacing w:after="0"/>
        <w:contextualSpacing/>
        <w:jc w:val="both"/>
        <w:rPr>
          <w:rFonts w:ascii="Calibri" w:hAnsi="Calibri" w:cs="Calibri"/>
        </w:rPr>
      </w:pPr>
      <w:r w:rsidRPr="44DBEC2E">
        <w:rPr>
          <w:rFonts w:ascii="Calibri" w:hAnsi="Calibri" w:cs="Calibri"/>
        </w:rPr>
        <w:t xml:space="preserve">The Initial Case Owner reviews the case details. </w:t>
      </w:r>
    </w:p>
    <w:p w:rsidR="00983E57" w:rsidP="001C3046" w:rsidRDefault="00983E57" w14:paraId="7476D9F3" w14:textId="476AFB12">
      <w:pPr>
        <w:pStyle w:val="NormalWeb"/>
        <w:numPr>
          <w:ilvl w:val="0"/>
          <w:numId w:val="57"/>
        </w:numPr>
        <w:spacing w:before="0" w:beforeAutospacing="0" w:after="0" w:afterAutospacing="0"/>
        <w:ind w:left="714" w:hanging="357"/>
        <w:contextualSpacing/>
        <w:jc w:val="both"/>
        <w:rPr>
          <w:rFonts w:ascii="Calibri" w:hAnsi="Calibri" w:cs="Calibri"/>
        </w:rPr>
      </w:pPr>
      <w:r w:rsidRPr="44DBEC2E">
        <w:rPr>
          <w:rFonts w:ascii="Calibri" w:hAnsi="Calibri" w:cs="Calibri"/>
        </w:rPr>
        <w:t xml:space="preserve">The Initial Case Owner reviews their case list manually, check if reassignment is needed. </w:t>
      </w:r>
    </w:p>
    <w:p w:rsidR="00983E57" w:rsidP="001C3046" w:rsidRDefault="00983E57" w14:paraId="70488207" w14:textId="7C9F5759">
      <w:pPr>
        <w:pStyle w:val="NormalWeb"/>
        <w:numPr>
          <w:ilvl w:val="0"/>
          <w:numId w:val="56"/>
        </w:numPr>
        <w:spacing w:after="120"/>
        <w:contextualSpacing/>
        <w:jc w:val="both"/>
        <w:rPr>
          <w:rFonts w:ascii="Calibri" w:hAnsi="Calibri" w:cs="Calibri"/>
        </w:rPr>
      </w:pPr>
      <w:r w:rsidRPr="44DBEC2E">
        <w:rPr>
          <w:rFonts w:ascii="Calibri" w:hAnsi="Calibri" w:cs="Calibri"/>
        </w:rPr>
        <w:t xml:space="preserve">If </w:t>
      </w:r>
      <w:r w:rsidRPr="44DBEC2E">
        <w:rPr>
          <w:rFonts w:ascii="Calibri" w:hAnsi="Calibri" w:cs="Calibri"/>
          <w:b/>
          <w:bCs/>
          <w:u w:val="single"/>
        </w:rPr>
        <w:t>reassignment is required</w:t>
      </w:r>
      <w:r w:rsidRPr="44DBEC2E">
        <w:rPr>
          <w:rFonts w:ascii="Calibri" w:hAnsi="Calibri" w:cs="Calibri"/>
        </w:rPr>
        <w:t xml:space="preserve"> (cases belongs to another business unit): The initial case owner changes the case owner to the appropriate team. The new case owner sees the case in their list. </w:t>
      </w:r>
    </w:p>
    <w:p w:rsidR="00983E57" w:rsidP="44DBEC2E" w:rsidRDefault="00983E57" w14:paraId="56179816" w14:textId="6331976C">
      <w:pPr>
        <w:pStyle w:val="NormalWeb"/>
        <w:spacing w:after="120" w:afterAutospacing="0"/>
        <w:ind w:left="1440"/>
        <w:jc w:val="both"/>
        <w:rPr>
          <w:rFonts w:ascii="Calibri" w:hAnsi="Calibri" w:cs="Calibri"/>
          <w:i/>
          <w:iCs/>
        </w:rPr>
      </w:pPr>
      <w:r w:rsidRPr="44DBEC2E">
        <w:rPr>
          <w:rFonts w:ascii="Calibri" w:hAnsi="Calibri" w:cs="Calibri"/>
          <w:i/>
          <w:iCs/>
        </w:rPr>
        <w:t>Note: The initial case owner loses visibility of the case.</w:t>
      </w:r>
    </w:p>
    <w:p w:rsidR="00983E57" w:rsidP="001C3046" w:rsidRDefault="00983E57" w14:paraId="59023D5F" w14:textId="1EFE8CED">
      <w:pPr>
        <w:pStyle w:val="NormalWeb"/>
        <w:numPr>
          <w:ilvl w:val="0"/>
          <w:numId w:val="56"/>
        </w:numPr>
        <w:spacing w:before="0" w:beforeAutospacing="0" w:after="120" w:afterAutospacing="0"/>
        <w:jc w:val="both"/>
        <w:rPr>
          <w:rFonts w:ascii="Calibri" w:hAnsi="Calibri" w:cs="Calibri"/>
        </w:rPr>
      </w:pPr>
      <w:r w:rsidRPr="44DBEC2E">
        <w:rPr>
          <w:rFonts w:ascii="Calibri" w:hAnsi="Calibri" w:cs="Calibri"/>
        </w:rPr>
        <w:t xml:space="preserve">If </w:t>
      </w:r>
      <w:r w:rsidRPr="44DBEC2E">
        <w:rPr>
          <w:rFonts w:ascii="Calibri" w:hAnsi="Calibri" w:cs="Calibri"/>
          <w:b/>
          <w:bCs/>
          <w:u w:val="single"/>
        </w:rPr>
        <w:t>no reassignment required</w:t>
      </w:r>
      <w:r w:rsidRPr="44DBEC2E">
        <w:rPr>
          <w:rFonts w:ascii="Calibri" w:hAnsi="Calibri" w:cs="Calibri"/>
        </w:rPr>
        <w:t xml:space="preserve">: The initial case owner retains the case and proceed. </w:t>
      </w:r>
    </w:p>
    <w:p w:rsidR="00983E57" w:rsidP="001C3046" w:rsidRDefault="00983E57" w14:paraId="6CE7BC3B" w14:textId="1D2DE5E5">
      <w:pPr>
        <w:pStyle w:val="NormalWeb"/>
        <w:numPr>
          <w:ilvl w:val="0"/>
          <w:numId w:val="57"/>
        </w:numPr>
        <w:spacing w:after="120"/>
        <w:contextualSpacing/>
        <w:jc w:val="both"/>
        <w:rPr>
          <w:rFonts w:ascii="Calibri" w:hAnsi="Calibri" w:cs="Calibri"/>
        </w:rPr>
      </w:pPr>
      <w:r w:rsidRPr="44DBEC2E">
        <w:rPr>
          <w:rFonts w:ascii="Calibri" w:hAnsi="Calibri" w:cs="Calibri"/>
        </w:rPr>
        <w:t xml:space="preserve">Current case owner evaluates if Subject Matters Expert (SME) is required to answer the patient’s question. </w:t>
      </w:r>
    </w:p>
    <w:p w:rsidR="00983E57" w:rsidP="44DBEC2E" w:rsidRDefault="004B1CA9" w14:paraId="3F813675" w14:textId="6D5DC683">
      <w:pPr>
        <w:pStyle w:val="NormalWeb"/>
        <w:spacing w:after="120"/>
        <w:ind w:left="720"/>
        <w:contextualSpacing/>
        <w:jc w:val="both"/>
        <w:rPr>
          <w:rFonts w:ascii="Calibri" w:hAnsi="Calibri" w:cs="Calibri"/>
          <w:b/>
          <w:bCs/>
        </w:rPr>
      </w:pPr>
      <w:r>
        <w:rPr>
          <w:rFonts w:ascii="Calibri" w:hAnsi="Calibri" w:cs="Calibri"/>
          <w:b/>
          <w:bCs/>
        </w:rPr>
        <w:t xml:space="preserve">5A. </w:t>
      </w:r>
      <w:r w:rsidRPr="44DBEC2E" w:rsidR="00983E57">
        <w:rPr>
          <w:rFonts w:ascii="Calibri" w:hAnsi="Calibri" w:cs="Calibri"/>
          <w:b/>
          <w:bCs/>
        </w:rPr>
        <w:t xml:space="preserve">SME Path – SME is required: </w:t>
      </w:r>
    </w:p>
    <w:p w:rsidR="00983E57" w:rsidP="001C3046" w:rsidRDefault="00983E57" w14:paraId="490616E8" w14:textId="32667E03">
      <w:pPr>
        <w:pStyle w:val="NormalWeb"/>
        <w:numPr>
          <w:ilvl w:val="0"/>
          <w:numId w:val="58"/>
        </w:numPr>
        <w:spacing w:before="0" w:beforeAutospacing="0" w:after="120" w:afterAutospacing="0"/>
        <w:ind w:left="1434" w:hanging="357"/>
        <w:jc w:val="both"/>
        <w:rPr>
          <w:rFonts w:ascii="Calibri" w:hAnsi="Calibri" w:cs="Calibri"/>
        </w:rPr>
      </w:pPr>
      <w:r w:rsidRPr="44DBEC2E">
        <w:rPr>
          <w:rFonts w:ascii="Calibri" w:hAnsi="Calibri" w:cs="Calibri"/>
        </w:rPr>
        <w:t>Case owner forwards the case to the relevant SME(s) via email. Manager is CC-ed in the email correspondence</w:t>
      </w:r>
    </w:p>
    <w:p w:rsidRPr="00F20568" w:rsidR="00344F79" w:rsidP="00E6525C" w:rsidRDefault="00344F79" w14:paraId="3D78B715" w14:textId="1DAD21EF">
      <w:pPr>
        <w:pStyle w:val="NormalWeb"/>
        <w:spacing w:before="120" w:beforeAutospacing="0" w:after="120" w:afterAutospacing="0"/>
        <w:ind w:firstLine="720"/>
        <w:jc w:val="both"/>
        <w:rPr>
          <w:rFonts w:ascii="Calibri" w:hAnsi="Calibri" w:cs="Calibri"/>
          <w:u w:val="single"/>
        </w:rPr>
      </w:pPr>
      <w:r w:rsidRPr="00F20568">
        <w:rPr>
          <w:rFonts w:ascii="Calibri" w:hAnsi="Calibri" w:cs="Calibri"/>
          <w:u w:val="single"/>
        </w:rPr>
        <w:t xml:space="preserve">Email </w:t>
      </w:r>
      <w:r w:rsidRPr="00F20568" w:rsidR="00F20568">
        <w:rPr>
          <w:rFonts w:ascii="Calibri" w:hAnsi="Calibri" w:cs="Calibri"/>
          <w:u w:val="single"/>
        </w:rPr>
        <w:t>Tracking Mechanism</w:t>
      </w:r>
    </w:p>
    <w:p w:rsidR="000D34C3" w:rsidP="001C3046" w:rsidRDefault="000D34C3" w14:paraId="0B3D3EAE" w14:textId="46C0F2F1">
      <w:pPr>
        <w:pStyle w:val="NormalWeb"/>
        <w:numPr>
          <w:ilvl w:val="0"/>
          <w:numId w:val="58"/>
        </w:numPr>
        <w:contextualSpacing/>
        <w:jc w:val="both"/>
        <w:rPr>
          <w:rFonts w:ascii="Calibri" w:hAnsi="Calibri" w:cs="Calibri"/>
        </w:rPr>
      </w:pPr>
      <w:r>
        <w:rPr>
          <w:rFonts w:ascii="Calibri" w:hAnsi="Calibri" w:cs="Calibri"/>
        </w:rPr>
        <w:t xml:space="preserve">Case owner selects the email to enable tracking. </w:t>
      </w:r>
    </w:p>
    <w:p w:rsidR="000D34C3" w:rsidP="001C3046" w:rsidRDefault="000D34C3" w14:paraId="67429112" w14:textId="171F0ED5">
      <w:pPr>
        <w:pStyle w:val="NormalWeb"/>
        <w:numPr>
          <w:ilvl w:val="0"/>
          <w:numId w:val="58"/>
        </w:numPr>
        <w:spacing w:after="120"/>
        <w:contextualSpacing/>
        <w:jc w:val="both"/>
        <w:rPr>
          <w:rFonts w:ascii="Calibri" w:hAnsi="Calibri" w:cs="Calibri"/>
        </w:rPr>
      </w:pPr>
      <w:r>
        <w:rPr>
          <w:rFonts w:ascii="Calibri" w:hAnsi="Calibri" w:cs="Calibri"/>
        </w:rPr>
        <w:t>The system automatically creates a tracking list based on all TO-recipients</w:t>
      </w:r>
    </w:p>
    <w:p w:rsidR="00A95D2F" w:rsidP="001C3046" w:rsidRDefault="00A95D2F" w14:paraId="271D0352" w14:textId="596D6BE2">
      <w:pPr>
        <w:pStyle w:val="NormalWeb"/>
        <w:numPr>
          <w:ilvl w:val="0"/>
          <w:numId w:val="59"/>
        </w:numPr>
        <w:spacing w:after="120"/>
        <w:contextualSpacing/>
        <w:jc w:val="both"/>
        <w:rPr>
          <w:rFonts w:ascii="Calibri" w:hAnsi="Calibri" w:cs="Calibri"/>
        </w:rPr>
      </w:pPr>
      <w:r>
        <w:rPr>
          <w:rFonts w:ascii="Calibri" w:hAnsi="Calibri" w:cs="Calibri"/>
        </w:rPr>
        <w:t xml:space="preserve">Each recipient has an individual tracking record, </w:t>
      </w:r>
    </w:p>
    <w:p w:rsidR="00A95D2F" w:rsidP="001C3046" w:rsidRDefault="00A95D2F" w14:paraId="3D49F816" w14:textId="26EA3FA5">
      <w:pPr>
        <w:pStyle w:val="NormalWeb"/>
        <w:numPr>
          <w:ilvl w:val="0"/>
          <w:numId w:val="59"/>
        </w:numPr>
        <w:spacing w:after="120"/>
        <w:contextualSpacing/>
        <w:jc w:val="both"/>
        <w:rPr>
          <w:rFonts w:ascii="Calibri" w:hAnsi="Calibri" w:cs="Calibri"/>
        </w:rPr>
      </w:pPr>
      <w:r>
        <w:rPr>
          <w:rFonts w:ascii="Calibri" w:hAnsi="Calibri" w:cs="Calibri"/>
        </w:rPr>
        <w:t xml:space="preserve">SLA tracking is based on the email sent date. </w:t>
      </w:r>
    </w:p>
    <w:p w:rsidR="00A95D2F" w:rsidP="001C3046" w:rsidRDefault="00A95D2F" w14:paraId="064BFF4C" w14:textId="7A504E12">
      <w:pPr>
        <w:pStyle w:val="NormalWeb"/>
        <w:numPr>
          <w:ilvl w:val="0"/>
          <w:numId w:val="59"/>
        </w:numPr>
        <w:spacing w:after="120"/>
        <w:contextualSpacing/>
        <w:jc w:val="both"/>
        <w:rPr>
          <w:rFonts w:ascii="Calibri" w:hAnsi="Calibri" w:cs="Calibri"/>
        </w:rPr>
      </w:pPr>
      <w:r>
        <w:rPr>
          <w:rFonts w:ascii="Calibri" w:hAnsi="Calibri" w:cs="Calibri"/>
        </w:rPr>
        <w:t xml:space="preserve">The system </w:t>
      </w:r>
      <w:r w:rsidR="00F20568">
        <w:rPr>
          <w:rFonts w:ascii="Calibri" w:hAnsi="Calibri" w:cs="Calibri"/>
        </w:rPr>
        <w:t>monitors</w:t>
      </w:r>
      <w:r>
        <w:rPr>
          <w:rFonts w:ascii="Calibri" w:hAnsi="Calibri" w:cs="Calibri"/>
        </w:rPr>
        <w:t xml:space="preserve"> whether each SME has replied, automatically send reminder email when the SLA breaches. </w:t>
      </w:r>
    </w:p>
    <w:p w:rsidR="00B57CF7" w:rsidP="001C3046" w:rsidRDefault="00344F79" w14:paraId="31493D6A" w14:textId="77777777">
      <w:pPr>
        <w:pStyle w:val="NormalWeb"/>
        <w:numPr>
          <w:ilvl w:val="0"/>
          <w:numId w:val="59"/>
        </w:numPr>
        <w:contextualSpacing/>
        <w:jc w:val="both"/>
        <w:rPr>
          <w:rFonts w:ascii="Calibri" w:hAnsi="Calibri" w:cs="Calibri"/>
        </w:rPr>
      </w:pPr>
      <w:r>
        <w:rPr>
          <w:rFonts w:ascii="Calibri" w:hAnsi="Calibri" w:cs="Calibri"/>
        </w:rPr>
        <w:t xml:space="preserve">CC recipients are not tracked. </w:t>
      </w:r>
    </w:p>
    <w:p w:rsidR="00B57CF7" w:rsidP="005645BD" w:rsidRDefault="00B57CF7" w14:paraId="3DAFF747" w14:textId="77777777">
      <w:pPr>
        <w:pStyle w:val="NormalWeb"/>
        <w:spacing w:before="0" w:beforeAutospacing="0" w:after="120" w:afterAutospacing="0"/>
        <w:ind w:left="720" w:firstLine="131"/>
        <w:contextualSpacing/>
        <w:jc w:val="both"/>
        <w:rPr>
          <w:rFonts w:ascii="Calibri" w:hAnsi="Calibri" w:cs="Calibri"/>
          <w:u w:val="single"/>
        </w:rPr>
      </w:pPr>
    </w:p>
    <w:p w:rsidRPr="00B57CF7" w:rsidR="00B57CF7" w:rsidP="00E6525C" w:rsidRDefault="00B57CF7" w14:paraId="2A3D567F" w14:textId="0E924199">
      <w:pPr>
        <w:pStyle w:val="NormalWeb"/>
        <w:ind w:firstLine="720"/>
        <w:contextualSpacing/>
        <w:jc w:val="both"/>
        <w:rPr>
          <w:rFonts w:ascii="Calibri" w:hAnsi="Calibri" w:cs="Calibri"/>
        </w:rPr>
      </w:pPr>
      <w:r w:rsidRPr="00B57CF7">
        <w:rPr>
          <w:rFonts w:ascii="Calibri" w:hAnsi="Calibri" w:cs="Calibri"/>
          <w:u w:val="single"/>
        </w:rPr>
        <w:t xml:space="preserve">Tracking </w:t>
      </w:r>
      <w:r>
        <w:rPr>
          <w:rFonts w:ascii="Calibri" w:hAnsi="Calibri" w:cs="Calibri"/>
          <w:u w:val="single"/>
        </w:rPr>
        <w:t>Control</w:t>
      </w:r>
    </w:p>
    <w:p w:rsidR="003E2D84" w:rsidP="001C3046" w:rsidRDefault="00D43D07" w14:paraId="51E907FC" w14:textId="164B0850">
      <w:pPr>
        <w:pStyle w:val="NormalWeb"/>
        <w:numPr>
          <w:ilvl w:val="0"/>
          <w:numId w:val="58"/>
        </w:numPr>
        <w:contextualSpacing/>
        <w:jc w:val="both"/>
        <w:rPr>
          <w:rFonts w:ascii="Calibri" w:hAnsi="Calibri" w:cs="Calibri"/>
        </w:rPr>
      </w:pPr>
      <w:r>
        <w:rPr>
          <w:rFonts w:ascii="Calibri" w:hAnsi="Calibri" w:cs="Calibri"/>
        </w:rPr>
        <w:t xml:space="preserve">Case owner can decide to deactivate tracking for specific SME(s) once one of them have replied or continue tracking until all SME(s) have responded. </w:t>
      </w:r>
    </w:p>
    <w:p w:rsidR="003E2D84" w:rsidP="005645BD" w:rsidRDefault="003E2D84" w14:paraId="12E65476" w14:textId="77777777">
      <w:pPr>
        <w:pStyle w:val="NormalWeb"/>
        <w:spacing w:before="0" w:beforeAutospacing="0" w:after="120" w:afterAutospacing="0"/>
        <w:contextualSpacing/>
        <w:jc w:val="both"/>
        <w:rPr>
          <w:rFonts w:ascii="Calibri" w:hAnsi="Calibri" w:cs="Calibri"/>
        </w:rPr>
      </w:pPr>
    </w:p>
    <w:p w:rsidRPr="006A71B4" w:rsidR="003E2D84" w:rsidP="00E6525C" w:rsidRDefault="007A4DCA" w14:paraId="072C8867" w14:textId="48D10531">
      <w:pPr>
        <w:pStyle w:val="NormalWeb"/>
        <w:spacing w:after="120"/>
        <w:ind w:firstLine="720"/>
        <w:contextualSpacing/>
        <w:jc w:val="both"/>
        <w:rPr>
          <w:rFonts w:ascii="Calibri" w:hAnsi="Calibri" w:cs="Calibri"/>
          <w:u w:val="single"/>
        </w:rPr>
      </w:pPr>
      <w:r w:rsidRPr="006A71B4">
        <w:rPr>
          <w:rFonts w:ascii="Calibri" w:hAnsi="Calibri" w:cs="Calibri"/>
          <w:u w:val="single"/>
        </w:rPr>
        <w:t xml:space="preserve">SME Response(s) </w:t>
      </w:r>
    </w:p>
    <w:p w:rsidR="00DB022C" w:rsidP="001C3046" w:rsidRDefault="00983E57" w14:paraId="3956ECC1" w14:textId="75B82260">
      <w:pPr>
        <w:pStyle w:val="NormalWeb"/>
        <w:numPr>
          <w:ilvl w:val="0"/>
          <w:numId w:val="58"/>
        </w:numPr>
        <w:spacing w:after="120"/>
        <w:contextualSpacing/>
        <w:jc w:val="both"/>
        <w:rPr>
          <w:rFonts w:ascii="Calibri" w:hAnsi="Calibri" w:cs="Calibri"/>
        </w:rPr>
      </w:pPr>
      <w:r w:rsidRPr="44DBEC2E">
        <w:rPr>
          <w:rFonts w:ascii="Calibri" w:hAnsi="Calibri" w:cs="Calibri"/>
        </w:rPr>
        <w:t xml:space="preserve">Case owner awaits the SME’s reply. </w:t>
      </w:r>
    </w:p>
    <w:p w:rsidRPr="00DB022C" w:rsidR="00983E57" w:rsidP="001C3046" w:rsidRDefault="00983E57" w14:paraId="2CDC6F1C" w14:textId="5ACE59C6">
      <w:pPr>
        <w:pStyle w:val="NormalWeb"/>
        <w:numPr>
          <w:ilvl w:val="0"/>
          <w:numId w:val="58"/>
        </w:numPr>
        <w:spacing w:after="120"/>
        <w:contextualSpacing/>
        <w:jc w:val="both"/>
        <w:rPr>
          <w:rFonts w:ascii="Calibri" w:hAnsi="Calibri" w:cs="Calibri"/>
        </w:rPr>
      </w:pPr>
      <w:r w:rsidRPr="00DB022C">
        <w:rPr>
          <w:rFonts w:ascii="Calibri" w:hAnsi="Calibri" w:cs="Calibri"/>
        </w:rPr>
        <w:t xml:space="preserve">Once the SME replies, the case owner compile response(s) and reply to the patient. </w:t>
      </w:r>
    </w:p>
    <w:p w:rsidR="44DBEC2E" w:rsidP="44DBEC2E" w:rsidRDefault="44DBEC2E" w14:paraId="4AB978F6" w14:textId="2E35D568">
      <w:pPr>
        <w:pStyle w:val="NormalWeb"/>
        <w:spacing w:after="120"/>
        <w:contextualSpacing/>
        <w:jc w:val="both"/>
        <w:rPr>
          <w:rFonts w:ascii="Calibri" w:hAnsi="Calibri" w:cs="Calibri"/>
        </w:rPr>
      </w:pPr>
    </w:p>
    <w:p w:rsidR="00983E57" w:rsidP="44DBEC2E" w:rsidRDefault="00605DC5" w14:paraId="11AC2AF0" w14:textId="10E802D4">
      <w:pPr>
        <w:pStyle w:val="NormalWeb"/>
        <w:spacing w:after="120"/>
        <w:ind w:left="720"/>
        <w:contextualSpacing/>
        <w:jc w:val="both"/>
        <w:rPr>
          <w:rFonts w:ascii="Calibri" w:hAnsi="Calibri" w:cs="Calibri"/>
          <w:b/>
          <w:bCs/>
        </w:rPr>
      </w:pPr>
      <w:r>
        <w:rPr>
          <w:rFonts w:ascii="Calibri" w:hAnsi="Calibri" w:cs="Calibri"/>
          <w:b/>
          <w:bCs/>
        </w:rPr>
        <w:t xml:space="preserve">5B. </w:t>
      </w:r>
      <w:r w:rsidRPr="44DBEC2E" w:rsidR="00983E57">
        <w:rPr>
          <w:rFonts w:ascii="Calibri" w:hAnsi="Calibri" w:cs="Calibri"/>
          <w:b/>
          <w:bCs/>
        </w:rPr>
        <w:t xml:space="preserve">Agent Path – SME is NOT required: </w:t>
      </w:r>
    </w:p>
    <w:p w:rsidR="00983E57" w:rsidP="001C3046" w:rsidRDefault="00983E57" w14:paraId="0146E9A0" w14:textId="52E4CA6A">
      <w:pPr>
        <w:pStyle w:val="NormalWeb"/>
        <w:numPr>
          <w:ilvl w:val="1"/>
          <w:numId w:val="58"/>
        </w:numPr>
        <w:spacing w:after="120" w:afterAutospacing="0"/>
        <w:jc w:val="both"/>
        <w:rPr>
          <w:rFonts w:ascii="Calibri" w:hAnsi="Calibri" w:cs="Calibri"/>
        </w:rPr>
      </w:pPr>
      <w:r w:rsidRPr="44DBEC2E">
        <w:rPr>
          <w:rFonts w:ascii="Calibri" w:hAnsi="Calibri" w:cs="Calibri"/>
        </w:rPr>
        <w:t>Case owner answers the patient's question directly without SME involvement.</w:t>
      </w:r>
    </w:p>
    <w:p w:rsidR="00983E57" w:rsidP="001C3046" w:rsidRDefault="001D5D46" w14:paraId="78CCDA4A" w14:textId="675D1A84">
      <w:pPr>
        <w:numPr>
          <w:ilvl w:val="0"/>
          <w:numId w:val="57"/>
        </w:numPr>
        <w:spacing w:after="0"/>
        <w:ind w:left="714" w:hanging="357"/>
        <w:contextualSpacing/>
        <w:jc w:val="both"/>
        <w:rPr>
          <w:rFonts w:ascii="Calibri" w:hAnsi="Calibri" w:cs="Calibri"/>
        </w:rPr>
      </w:pPr>
      <w:r>
        <w:rPr>
          <w:rFonts w:ascii="Calibri" w:hAnsi="Calibri" w:cs="Calibri"/>
        </w:rPr>
        <w:t xml:space="preserve">The system </w:t>
      </w:r>
      <w:r w:rsidR="00331DE1">
        <w:rPr>
          <w:rFonts w:ascii="Calibri" w:hAnsi="Calibri" w:cs="Calibri"/>
        </w:rPr>
        <w:t>automatically</w:t>
      </w:r>
      <w:r>
        <w:rPr>
          <w:rFonts w:ascii="Calibri" w:hAnsi="Calibri" w:cs="Calibri"/>
        </w:rPr>
        <w:t xml:space="preserve"> sends reminders to track</w:t>
      </w:r>
      <w:r w:rsidR="00331DE1">
        <w:rPr>
          <w:rFonts w:ascii="Calibri" w:hAnsi="Calibri" w:cs="Calibri"/>
        </w:rPr>
        <w:t xml:space="preserve"> for SME reply</w:t>
      </w:r>
      <w:commentRangeStart w:id="60"/>
      <w:commentRangeStart w:id="61"/>
      <w:r w:rsidRPr="44DBEC2E" w:rsidR="00983E57">
        <w:rPr>
          <w:rFonts w:ascii="Calibri" w:hAnsi="Calibri" w:cs="Calibri"/>
        </w:rPr>
        <w:t xml:space="preserve"> at Day 3 and Day 7 to chase responses</w:t>
      </w:r>
      <w:commentRangeEnd w:id="60"/>
      <w:r w:rsidRPr="44DBEC2E" w:rsidR="00983E57">
        <w:rPr>
          <w:rStyle w:val="CommentReference"/>
          <w:rFonts w:ascii="Calibri" w:hAnsi="Calibri" w:cs="Calibri"/>
          <w:sz w:val="24"/>
          <w:szCs w:val="24"/>
        </w:rPr>
        <w:commentReference w:id="60"/>
      </w:r>
      <w:commentRangeEnd w:id="61"/>
      <w:r>
        <w:rPr>
          <w:rStyle w:val="CommentReference"/>
        </w:rPr>
        <w:commentReference w:id="61"/>
      </w:r>
      <w:r w:rsidRPr="44DBEC2E" w:rsidR="00983E57">
        <w:rPr>
          <w:rFonts w:ascii="Calibri" w:hAnsi="Calibri" w:cs="Calibri"/>
        </w:rPr>
        <w:t>.</w:t>
      </w:r>
    </w:p>
    <w:p w:rsidRPr="00767E19" w:rsidR="00767E19" w:rsidP="001C3046" w:rsidRDefault="00983E57" w14:paraId="4C4AF158" w14:textId="77777777">
      <w:pPr>
        <w:pStyle w:val="NormalWeb"/>
        <w:numPr>
          <w:ilvl w:val="0"/>
          <w:numId w:val="57"/>
        </w:numPr>
        <w:jc w:val="both"/>
        <w:rPr>
          <w:rFonts w:ascii="Calibri" w:hAnsi="Calibri" w:cs="Calibri"/>
          <w:i/>
          <w:iCs/>
        </w:rPr>
      </w:pPr>
      <w:r w:rsidRPr="44DBEC2E">
        <w:rPr>
          <w:rFonts w:ascii="Calibri" w:hAnsi="Calibri" w:cs="Calibri"/>
          <w:color w:val="000000" w:themeColor="text1"/>
        </w:rPr>
        <w:t xml:space="preserve">A case is marked </w:t>
      </w:r>
      <w:r w:rsidRPr="44DBEC2E">
        <w:rPr>
          <w:rFonts w:ascii="Calibri" w:hAnsi="Calibri" w:cs="Calibri"/>
          <w:b/>
          <w:bCs/>
          <w:i/>
          <w:iCs/>
          <w:color w:val="000000" w:themeColor="text1"/>
        </w:rPr>
        <w:t xml:space="preserve">Resolved </w:t>
      </w:r>
      <w:r w:rsidRPr="44DBEC2E">
        <w:rPr>
          <w:rFonts w:ascii="Calibri" w:hAnsi="Calibri" w:cs="Calibri"/>
          <w:color w:val="000000" w:themeColor="text1"/>
        </w:rPr>
        <w:t xml:space="preserve">upon confirmation of resolution by the case owner. </w:t>
      </w:r>
    </w:p>
    <w:p w:rsidRPr="00767E19" w:rsidR="00767E19" w:rsidP="001C3046" w:rsidRDefault="00767E19" w14:paraId="748FB767" w14:textId="77777777">
      <w:pPr>
        <w:pStyle w:val="NormalWeb"/>
        <w:numPr>
          <w:ilvl w:val="0"/>
          <w:numId w:val="57"/>
        </w:numPr>
        <w:jc w:val="both"/>
        <w:rPr>
          <w:rFonts w:ascii="Calibri" w:hAnsi="Calibri" w:cs="Calibri"/>
          <w:i/>
          <w:iCs/>
        </w:rPr>
      </w:pPr>
      <w:r>
        <w:rPr>
          <w:rFonts w:ascii="Calibri" w:hAnsi="Calibri" w:cs="Calibri"/>
          <w:color w:val="000000" w:themeColor="text1"/>
        </w:rPr>
        <w:t>If the case was reassigned, the initial case owner is notified upon case closure.</w:t>
      </w:r>
    </w:p>
    <w:p w:rsidRPr="005C2644" w:rsidR="005C2644" w:rsidP="001C3046" w:rsidRDefault="00983E57" w14:paraId="33041B89" w14:textId="1EC19666">
      <w:pPr>
        <w:pStyle w:val="NormalWeb"/>
        <w:numPr>
          <w:ilvl w:val="0"/>
          <w:numId w:val="57"/>
        </w:numPr>
        <w:jc w:val="both"/>
        <w:rPr>
          <w:rFonts w:ascii="Calibri" w:hAnsi="Calibri" w:cs="Calibri"/>
        </w:rPr>
      </w:pPr>
      <w:r w:rsidRPr="00767E19">
        <w:rPr>
          <w:rFonts w:ascii="Calibri" w:hAnsi="Calibri" w:cs="Calibri"/>
          <w:color w:val="000000" w:themeColor="text1"/>
        </w:rPr>
        <w:t xml:space="preserve">Subsequent email responses related to a </w:t>
      </w:r>
      <w:r w:rsidRPr="00767E19" w:rsidR="00767E19">
        <w:rPr>
          <w:rFonts w:ascii="Calibri" w:hAnsi="Calibri" w:cs="Calibri"/>
          <w:color w:val="000000" w:themeColor="text1"/>
        </w:rPr>
        <w:t>resolved</w:t>
      </w:r>
      <w:r w:rsidRPr="00767E19">
        <w:rPr>
          <w:rFonts w:ascii="Calibri" w:hAnsi="Calibri" w:cs="Calibri"/>
          <w:color w:val="000000" w:themeColor="text1"/>
        </w:rPr>
        <w:t xml:space="preserve"> case are allowed; </w:t>
      </w:r>
      <w:r w:rsidRPr="00767E19" w:rsidR="00767E19">
        <w:rPr>
          <w:rFonts w:ascii="Calibri" w:hAnsi="Calibri" w:cs="Calibri"/>
          <w:color w:val="000000" w:themeColor="text1"/>
        </w:rPr>
        <w:t>t</w:t>
      </w:r>
      <w:r w:rsidRPr="00767E19">
        <w:rPr>
          <w:rFonts w:ascii="Calibri" w:hAnsi="Calibri" w:cs="Calibri"/>
          <w:color w:val="000000" w:themeColor="text1"/>
        </w:rPr>
        <w:t>he status will be automatically updated</w:t>
      </w:r>
      <w:r w:rsidR="005C2644">
        <w:rPr>
          <w:rFonts w:ascii="Calibri" w:hAnsi="Calibri" w:cs="Calibri"/>
          <w:color w:val="000000" w:themeColor="text1"/>
        </w:rPr>
        <w:t xml:space="preserve"> t</w:t>
      </w:r>
      <w:r w:rsidRPr="00767E19" w:rsidR="00767E19">
        <w:rPr>
          <w:rFonts w:ascii="Calibri" w:hAnsi="Calibri" w:cs="Calibri"/>
          <w:color w:val="000000" w:themeColor="text1"/>
        </w:rPr>
        <w:t>o ‘In Progress’</w:t>
      </w:r>
      <w:r w:rsidR="0023532F">
        <w:rPr>
          <w:rFonts w:ascii="Calibri" w:hAnsi="Calibri" w:cs="Calibri"/>
          <w:color w:val="000000" w:themeColor="text1"/>
        </w:rPr>
        <w:t xml:space="preserve">. </w:t>
      </w:r>
      <w:r w:rsidR="00B378B9">
        <w:rPr>
          <w:rFonts w:ascii="Calibri" w:hAnsi="Calibri" w:cs="Calibri"/>
          <w:color w:val="000000" w:themeColor="text1"/>
        </w:rPr>
        <w:t>The</w:t>
      </w:r>
      <w:r w:rsidR="004C780A">
        <w:rPr>
          <w:rFonts w:ascii="Calibri" w:hAnsi="Calibri" w:cs="Calibri"/>
          <w:color w:val="000000" w:themeColor="text1"/>
        </w:rPr>
        <w:t xml:space="preserve"> case owner </w:t>
      </w:r>
      <w:r w:rsidR="00086C38">
        <w:rPr>
          <w:rFonts w:ascii="Calibri" w:hAnsi="Calibri" w:cs="Calibri"/>
          <w:color w:val="000000" w:themeColor="text1"/>
        </w:rPr>
        <w:t xml:space="preserve">who </w:t>
      </w:r>
      <w:r w:rsidR="004B76BA">
        <w:rPr>
          <w:rFonts w:ascii="Calibri" w:hAnsi="Calibri" w:cs="Calibri"/>
          <w:color w:val="000000" w:themeColor="text1"/>
        </w:rPr>
        <w:t xml:space="preserve">previously </w:t>
      </w:r>
      <w:r w:rsidR="00086C38">
        <w:rPr>
          <w:rFonts w:ascii="Calibri" w:hAnsi="Calibri" w:cs="Calibri"/>
          <w:color w:val="000000" w:themeColor="text1"/>
        </w:rPr>
        <w:t xml:space="preserve">resolved the case </w:t>
      </w:r>
      <w:r w:rsidR="004C780A">
        <w:rPr>
          <w:rFonts w:ascii="Calibri" w:hAnsi="Calibri" w:cs="Calibri"/>
          <w:color w:val="000000" w:themeColor="text1"/>
        </w:rPr>
        <w:t>will be notifie</w:t>
      </w:r>
      <w:r w:rsidR="00377422">
        <w:rPr>
          <w:rFonts w:ascii="Calibri" w:hAnsi="Calibri" w:cs="Calibri"/>
          <w:color w:val="000000" w:themeColor="text1"/>
        </w:rPr>
        <w:t>d</w:t>
      </w:r>
      <w:r w:rsidR="004C780A">
        <w:rPr>
          <w:rFonts w:ascii="Calibri" w:hAnsi="Calibri" w:cs="Calibri"/>
          <w:color w:val="000000" w:themeColor="text1"/>
        </w:rPr>
        <w:t xml:space="preserve">. </w:t>
      </w:r>
    </w:p>
    <w:p w:rsidRPr="001A6861" w:rsidR="001E17D0" w:rsidP="69A39596" w:rsidRDefault="001E17D0" w14:paraId="04311335" w14:textId="27D59460">
      <w:pPr>
        <w:spacing w:after="120" w:line="240" w:lineRule="auto"/>
      </w:pPr>
    </w:p>
    <w:p w:rsidRPr="001A6861" w:rsidR="001E17D0" w:rsidP="007C6C3F" w:rsidRDefault="001E17D0" w14:paraId="77A65C2A" w14:textId="541E5CB6">
      <w:pPr>
        <w:pStyle w:val="Heading1"/>
        <w:spacing w:before="0" w:after="120" w:line="240" w:lineRule="auto"/>
        <w:jc w:val="both"/>
        <w:rPr>
          <w:rFonts w:ascii="Calibri" w:hAnsi="Calibri" w:cs="Calibri"/>
        </w:rPr>
      </w:pPr>
      <w:bookmarkStart w:name="_Toc225287832" w:id="62"/>
      <w:r w:rsidRPr="69A39596">
        <w:rPr>
          <w:rFonts w:ascii="Calibri" w:hAnsi="Calibri" w:cs="Calibri"/>
        </w:rPr>
        <w:t>System Components</w:t>
      </w:r>
      <w:bookmarkEnd w:id="62"/>
    </w:p>
    <w:p w:rsidRPr="001A6861" w:rsidR="001E17D0" w:rsidP="007C6C3F" w:rsidRDefault="001E17D0" w14:paraId="13236C4A" w14:textId="41083E54">
      <w:pPr>
        <w:pStyle w:val="Heading2"/>
        <w:spacing w:before="0" w:after="120"/>
        <w:jc w:val="both"/>
        <w:rPr>
          <w:rFonts w:ascii="Calibri" w:hAnsi="Calibri" w:cs="Calibri"/>
        </w:rPr>
      </w:pPr>
      <w:bookmarkStart w:name="_Toc225287833" w:id="63"/>
      <w:r w:rsidRPr="001A6861">
        <w:rPr>
          <w:rFonts w:ascii="Calibri" w:hAnsi="Calibri" w:cs="Calibri"/>
        </w:rPr>
        <w:t>Dynamics 365 Customer Service</w:t>
      </w:r>
      <w:r w:rsidRPr="001A6861" w:rsidR="00E33B24">
        <w:rPr>
          <w:rFonts w:ascii="Calibri" w:hAnsi="Calibri" w:cs="Calibri"/>
        </w:rPr>
        <w:t xml:space="preserve"> (D365)</w:t>
      </w:r>
      <w:bookmarkEnd w:id="63"/>
    </w:p>
    <w:p w:rsidRPr="001A6861" w:rsidR="00A612A9" w:rsidP="007C6C3F" w:rsidRDefault="00A612A9" w14:paraId="282AF250" w14:textId="77777777">
      <w:pPr>
        <w:spacing w:after="120"/>
        <w:jc w:val="both"/>
        <w:rPr>
          <w:rFonts w:ascii="Calibri" w:hAnsi="Calibri" w:cs="Calibri"/>
        </w:rPr>
      </w:pPr>
      <w:r w:rsidRPr="001A6861">
        <w:rPr>
          <w:rFonts w:ascii="Calibri" w:hAnsi="Calibri" w:cs="Calibri"/>
        </w:rPr>
        <w:t>Dynamics 365 serves as the single source of truth. All case states, follow-up indicators, SLA calculations, and reporting are derived from CRM rather than Excel or email threads.</w:t>
      </w:r>
    </w:p>
    <w:p w:rsidRPr="001A6861" w:rsidR="00AF2D6D" w:rsidP="007C6C3F" w:rsidRDefault="00AF2D6D" w14:paraId="1F25E10A" w14:textId="77777777">
      <w:pPr>
        <w:spacing w:after="120"/>
        <w:jc w:val="both"/>
        <w:rPr>
          <w:rFonts w:ascii="Calibri" w:hAnsi="Calibri" w:cs="Calibri"/>
          <w:b/>
          <w:bCs/>
        </w:rPr>
      </w:pPr>
      <w:r w:rsidRPr="001A6861">
        <w:rPr>
          <w:rFonts w:ascii="Calibri" w:hAnsi="Calibri" w:cs="Calibri"/>
          <w:b/>
          <w:bCs/>
        </w:rPr>
        <w:t xml:space="preserve">Responsibility </w:t>
      </w:r>
    </w:p>
    <w:p w:rsidRPr="001A6861" w:rsidR="004B2E43" w:rsidP="00C77D57" w:rsidRDefault="004B2E43" w14:paraId="12ED46B1" w14:textId="2A145108">
      <w:pPr>
        <w:pStyle w:val="ListParagraph"/>
        <w:numPr>
          <w:ilvl w:val="1"/>
          <w:numId w:val="15"/>
        </w:numPr>
        <w:spacing w:after="120"/>
        <w:ind w:left="723"/>
        <w:jc w:val="both"/>
        <w:rPr>
          <w:rFonts w:ascii="Calibri" w:hAnsi="Calibri" w:cs="Calibri"/>
        </w:rPr>
      </w:pPr>
      <w:r w:rsidRPr="001A6861">
        <w:rPr>
          <w:rFonts w:ascii="Calibri" w:hAnsi="Calibri" w:cs="Calibri"/>
        </w:rPr>
        <w:t>Case lifecycle management</w:t>
      </w:r>
    </w:p>
    <w:p w:rsidRPr="001A6861" w:rsidR="004B2E43" w:rsidP="00C77D57" w:rsidRDefault="004B2E43" w14:paraId="33BDB112" w14:textId="08178ABE">
      <w:pPr>
        <w:pStyle w:val="ListParagraph"/>
        <w:numPr>
          <w:ilvl w:val="1"/>
          <w:numId w:val="15"/>
        </w:numPr>
        <w:spacing w:after="120"/>
        <w:ind w:left="723"/>
        <w:jc w:val="both"/>
        <w:rPr>
          <w:rFonts w:ascii="Calibri" w:hAnsi="Calibri" w:cs="Calibri"/>
        </w:rPr>
      </w:pPr>
      <w:r w:rsidRPr="001A6861">
        <w:rPr>
          <w:rFonts w:ascii="Calibri" w:hAnsi="Calibri" w:cs="Calibri"/>
        </w:rPr>
        <w:t>Case ownership and assignment</w:t>
      </w:r>
    </w:p>
    <w:p w:rsidRPr="001A6861" w:rsidR="004B2E43" w:rsidP="00C77D57" w:rsidRDefault="004B2E43" w14:paraId="0F3EBEEF" w14:textId="31E716B8">
      <w:pPr>
        <w:pStyle w:val="ListParagraph"/>
        <w:numPr>
          <w:ilvl w:val="1"/>
          <w:numId w:val="15"/>
        </w:numPr>
        <w:spacing w:after="120"/>
        <w:ind w:left="723"/>
        <w:jc w:val="both"/>
        <w:rPr>
          <w:rFonts w:ascii="Calibri" w:hAnsi="Calibri" w:cs="Calibri"/>
        </w:rPr>
      </w:pPr>
      <w:r w:rsidRPr="001A6861">
        <w:rPr>
          <w:rFonts w:ascii="Calibri" w:hAnsi="Calibri" w:cs="Calibri"/>
        </w:rPr>
        <w:t>Follow-up tracking</w:t>
      </w:r>
    </w:p>
    <w:p w:rsidRPr="001A6861" w:rsidR="004B2E43" w:rsidP="00C77D57" w:rsidRDefault="004B2E43" w14:paraId="752F7D8F" w14:textId="38A14B5A">
      <w:pPr>
        <w:pStyle w:val="ListParagraph"/>
        <w:numPr>
          <w:ilvl w:val="1"/>
          <w:numId w:val="15"/>
        </w:numPr>
        <w:spacing w:after="120"/>
        <w:ind w:left="723"/>
        <w:jc w:val="both"/>
        <w:rPr>
          <w:rFonts w:ascii="Calibri" w:hAnsi="Calibri" w:cs="Calibri"/>
        </w:rPr>
      </w:pPr>
      <w:r w:rsidRPr="001A6861">
        <w:rPr>
          <w:rFonts w:ascii="Calibri" w:hAnsi="Calibri" w:cs="Calibri"/>
        </w:rPr>
        <w:t>SLA status calculation</w:t>
      </w:r>
    </w:p>
    <w:p w:rsidRPr="001A6861" w:rsidR="004B2E43" w:rsidP="00C77D57" w:rsidRDefault="004B2E43" w14:paraId="39F0D3A1" w14:textId="21E3E3C2">
      <w:pPr>
        <w:pStyle w:val="ListParagraph"/>
        <w:numPr>
          <w:ilvl w:val="1"/>
          <w:numId w:val="15"/>
        </w:numPr>
        <w:spacing w:after="120"/>
        <w:ind w:left="723"/>
        <w:jc w:val="both"/>
        <w:rPr>
          <w:rFonts w:ascii="Calibri" w:hAnsi="Calibri" w:cs="Calibri"/>
        </w:rPr>
      </w:pPr>
      <w:r w:rsidRPr="001A6861">
        <w:rPr>
          <w:rFonts w:ascii="Calibri" w:hAnsi="Calibri" w:cs="Calibri"/>
        </w:rPr>
        <w:t>Audit trail and historical tracking</w:t>
      </w:r>
    </w:p>
    <w:p w:rsidRPr="001A6861" w:rsidR="000018CC" w:rsidP="007C6C3F" w:rsidRDefault="000018CC" w14:paraId="0377AE74" w14:textId="6B5082B2">
      <w:pPr>
        <w:spacing w:after="120"/>
        <w:jc w:val="both"/>
        <w:rPr>
          <w:rFonts w:ascii="Calibri" w:hAnsi="Calibri" w:cs="Calibri"/>
        </w:rPr>
      </w:pPr>
    </w:p>
    <w:p w:rsidRPr="001A6861" w:rsidR="00F45184" w:rsidP="007C6C3F" w:rsidRDefault="00F45184" w14:paraId="1F91208E" w14:textId="1778F52C">
      <w:pPr>
        <w:pStyle w:val="Heading2"/>
        <w:spacing w:before="0" w:after="120"/>
        <w:jc w:val="both"/>
        <w:rPr>
          <w:rFonts w:ascii="Calibri" w:hAnsi="Calibri" w:cs="Calibri"/>
        </w:rPr>
      </w:pPr>
      <w:bookmarkStart w:name="_Toc225287834" w:id="64"/>
      <w:r w:rsidRPr="001A6861">
        <w:rPr>
          <w:rFonts w:ascii="Calibri" w:hAnsi="Calibri" w:cs="Calibri"/>
        </w:rPr>
        <w:t>Power Automate</w:t>
      </w:r>
      <w:bookmarkEnd w:id="64"/>
      <w:r w:rsidRPr="001A6861">
        <w:rPr>
          <w:rFonts w:ascii="Calibri" w:hAnsi="Calibri" w:cs="Calibri"/>
        </w:rPr>
        <w:t xml:space="preserve"> </w:t>
      </w:r>
    </w:p>
    <w:p w:rsidRPr="001A6861" w:rsidR="004B2E43" w:rsidP="007C6C3F" w:rsidRDefault="004B5B51" w14:paraId="57F198AC" w14:textId="3D6D1A97">
      <w:pPr>
        <w:spacing w:after="120"/>
        <w:jc w:val="both"/>
        <w:rPr>
          <w:rFonts w:ascii="Calibri" w:hAnsi="Calibri" w:cs="Calibri"/>
        </w:rPr>
      </w:pPr>
      <w:r w:rsidRPr="001A6861">
        <w:rPr>
          <w:rFonts w:ascii="Calibri" w:hAnsi="Calibri" w:cs="Calibri"/>
        </w:rPr>
        <w:t>Power Automate acts as an e</w:t>
      </w:r>
      <w:r w:rsidRPr="001A6861" w:rsidR="004B2E43">
        <w:rPr>
          <w:rFonts w:ascii="Calibri" w:hAnsi="Calibri" w:cs="Calibri"/>
        </w:rPr>
        <w:t>vent-driven automation engine that orchestrates case updates and notifications based on system events and time-based triggers.</w:t>
      </w:r>
    </w:p>
    <w:p w:rsidRPr="001A6861" w:rsidR="00863619" w:rsidP="007C6C3F" w:rsidRDefault="00863619" w14:paraId="4151A69B" w14:textId="41C76A79">
      <w:pPr>
        <w:spacing w:after="120"/>
        <w:jc w:val="both"/>
        <w:rPr>
          <w:rFonts w:ascii="Calibri" w:hAnsi="Calibri" w:cs="Calibri"/>
          <w:b/>
          <w:bCs/>
        </w:rPr>
      </w:pPr>
      <w:r w:rsidRPr="001A6861">
        <w:rPr>
          <w:rFonts w:ascii="Calibri" w:hAnsi="Calibri" w:cs="Calibri"/>
          <w:b/>
          <w:bCs/>
        </w:rPr>
        <w:t>Responsibilities</w:t>
      </w:r>
    </w:p>
    <w:p w:rsidRPr="001A6861" w:rsidR="003F2F5F" w:rsidP="001C3046" w:rsidRDefault="003F2F5F" w14:paraId="049DBA3D" w14:textId="77777777">
      <w:pPr>
        <w:pStyle w:val="ListParagraph"/>
        <w:numPr>
          <w:ilvl w:val="0"/>
          <w:numId w:val="28"/>
        </w:numPr>
        <w:spacing w:after="120"/>
        <w:jc w:val="both"/>
        <w:rPr>
          <w:rFonts w:ascii="Calibri" w:hAnsi="Calibri" w:cs="Calibri"/>
        </w:rPr>
      </w:pPr>
      <w:r w:rsidRPr="001A6861">
        <w:rPr>
          <w:rFonts w:ascii="Calibri" w:hAnsi="Calibri" w:cs="Calibri"/>
        </w:rPr>
        <w:t>Case creation from email</w:t>
      </w:r>
    </w:p>
    <w:p w:rsidRPr="001A6861" w:rsidR="003F2F5F" w:rsidP="001C3046" w:rsidRDefault="003F2F5F" w14:paraId="0832E360" w14:textId="0123B061">
      <w:pPr>
        <w:pStyle w:val="ListParagraph"/>
        <w:numPr>
          <w:ilvl w:val="0"/>
          <w:numId w:val="28"/>
        </w:numPr>
        <w:spacing w:after="120"/>
        <w:jc w:val="both"/>
        <w:rPr>
          <w:rFonts w:ascii="Calibri" w:hAnsi="Calibri" w:cs="Calibri"/>
        </w:rPr>
      </w:pPr>
      <w:r w:rsidRPr="001A6861">
        <w:rPr>
          <w:rFonts w:ascii="Calibri" w:hAnsi="Calibri" w:cs="Calibri"/>
        </w:rPr>
        <w:t>Agent Reply detection</w:t>
      </w:r>
    </w:p>
    <w:p w:rsidRPr="001A6861" w:rsidR="003F2F5F" w:rsidP="001C3046" w:rsidRDefault="003F2F5F" w14:paraId="5536E498" w14:textId="77777777">
      <w:pPr>
        <w:pStyle w:val="ListParagraph"/>
        <w:numPr>
          <w:ilvl w:val="0"/>
          <w:numId w:val="28"/>
        </w:numPr>
        <w:spacing w:after="120"/>
        <w:jc w:val="both"/>
        <w:rPr>
          <w:rFonts w:ascii="Calibri" w:hAnsi="Calibri" w:cs="Calibri"/>
        </w:rPr>
      </w:pPr>
      <w:r w:rsidRPr="001A6861">
        <w:rPr>
          <w:rFonts w:ascii="Calibri" w:hAnsi="Calibri" w:cs="Calibri"/>
        </w:rPr>
        <w:t>3-day and 7-day reminders</w:t>
      </w:r>
    </w:p>
    <w:p w:rsidRPr="001A6861" w:rsidR="003F2F5F" w:rsidP="001C3046" w:rsidRDefault="003F2F5F" w14:paraId="4CDA8088" w14:textId="77777777">
      <w:pPr>
        <w:pStyle w:val="ListParagraph"/>
        <w:numPr>
          <w:ilvl w:val="0"/>
          <w:numId w:val="28"/>
        </w:numPr>
        <w:spacing w:after="120"/>
        <w:jc w:val="both"/>
        <w:rPr>
          <w:rFonts w:ascii="Calibri" w:hAnsi="Calibri" w:cs="Calibri"/>
        </w:rPr>
      </w:pPr>
      <w:r w:rsidRPr="001A6861">
        <w:rPr>
          <w:rFonts w:ascii="Calibri" w:hAnsi="Calibri" w:cs="Calibri"/>
        </w:rPr>
        <w:t>Escalation handling</w:t>
      </w:r>
    </w:p>
    <w:p w:rsidRPr="001A6861" w:rsidR="003F2F5F" w:rsidP="001C3046" w:rsidRDefault="003F2F5F" w14:paraId="0F26D879" w14:textId="77777777">
      <w:pPr>
        <w:pStyle w:val="ListParagraph"/>
        <w:numPr>
          <w:ilvl w:val="0"/>
          <w:numId w:val="28"/>
        </w:numPr>
        <w:spacing w:after="120"/>
        <w:jc w:val="both"/>
        <w:rPr>
          <w:rFonts w:ascii="Calibri" w:hAnsi="Calibri" w:cs="Calibri"/>
        </w:rPr>
      </w:pPr>
      <w:r w:rsidRPr="001A6861">
        <w:rPr>
          <w:rFonts w:ascii="Calibri" w:hAnsi="Calibri" w:cs="Calibri"/>
        </w:rPr>
        <w:t>Status synchronization</w:t>
      </w:r>
    </w:p>
    <w:p w:rsidRPr="001A6861" w:rsidR="003F2F5F" w:rsidP="001C3046" w:rsidRDefault="003F2F5F" w14:paraId="0B019024" w14:textId="0C35E372">
      <w:pPr>
        <w:pStyle w:val="ListParagraph"/>
        <w:numPr>
          <w:ilvl w:val="0"/>
          <w:numId w:val="28"/>
        </w:numPr>
        <w:spacing w:after="120"/>
        <w:jc w:val="both"/>
        <w:rPr>
          <w:rFonts w:ascii="Calibri" w:hAnsi="Calibri" w:cs="Calibri"/>
        </w:rPr>
      </w:pPr>
      <w:r w:rsidRPr="001A6861">
        <w:rPr>
          <w:rFonts w:ascii="Calibri" w:hAnsi="Calibri" w:cs="Calibri"/>
        </w:rPr>
        <w:t>Post-resolution handling (reopen / notify)</w:t>
      </w:r>
    </w:p>
    <w:p w:rsidRPr="001A6861" w:rsidR="003F2F5F" w:rsidP="007C6C3F" w:rsidRDefault="003F2F5F" w14:paraId="1F8ADD7D" w14:textId="77777777">
      <w:pPr>
        <w:spacing w:after="120"/>
        <w:jc w:val="both"/>
        <w:rPr>
          <w:rFonts w:ascii="Calibri" w:hAnsi="Calibri" w:cs="Calibri"/>
        </w:rPr>
      </w:pPr>
    </w:p>
    <w:p w:rsidRPr="001A6861" w:rsidR="00863619" w:rsidP="007C6C3F" w:rsidRDefault="00863619" w14:paraId="156DF75F" w14:textId="77777777">
      <w:pPr>
        <w:pStyle w:val="Heading2"/>
        <w:spacing w:before="0" w:after="120"/>
        <w:jc w:val="both"/>
        <w:rPr>
          <w:rFonts w:ascii="Calibri" w:hAnsi="Calibri" w:cs="Calibri"/>
        </w:rPr>
      </w:pPr>
      <w:bookmarkStart w:name="_Toc225287835" w:id="65"/>
      <w:r w:rsidRPr="001A6861">
        <w:rPr>
          <w:rFonts w:ascii="Calibri" w:hAnsi="Calibri" w:cs="Calibri"/>
        </w:rPr>
        <w:t>Shared Mailbox</w:t>
      </w:r>
      <w:bookmarkEnd w:id="65"/>
    </w:p>
    <w:p w:rsidRPr="001A6861" w:rsidR="009C50DD" w:rsidP="007C6C3F" w:rsidRDefault="009C50DD" w14:paraId="1E0CBC56" w14:textId="77777777">
      <w:pPr>
        <w:spacing w:after="120"/>
        <w:jc w:val="both"/>
        <w:rPr>
          <w:rFonts w:ascii="Calibri" w:hAnsi="Calibri" w:cs="Calibri"/>
        </w:rPr>
      </w:pPr>
      <w:r w:rsidRPr="001A6861">
        <w:rPr>
          <w:rFonts w:ascii="Calibri" w:hAnsi="Calibri" w:cs="Calibri"/>
        </w:rPr>
        <w:t>Inbound/outbound communication source</w:t>
      </w:r>
    </w:p>
    <w:p w:rsidRPr="001A6861" w:rsidR="009C50DD" w:rsidP="007C6C3F" w:rsidRDefault="009D6BF9" w14:paraId="69A1EFC1" w14:textId="7BEE8663">
      <w:pPr>
        <w:spacing w:after="120"/>
        <w:jc w:val="both"/>
        <w:rPr>
          <w:rFonts w:ascii="Calibri" w:hAnsi="Calibri" w:cs="Calibri"/>
          <w:b/>
          <w:bCs/>
        </w:rPr>
      </w:pPr>
      <w:r w:rsidRPr="001A6861">
        <w:rPr>
          <w:rFonts w:ascii="Calibri" w:hAnsi="Calibri" w:cs="Calibri"/>
          <w:b/>
          <w:bCs/>
        </w:rPr>
        <w:t>Usage</w:t>
      </w:r>
    </w:p>
    <w:p w:rsidRPr="001A6861" w:rsidR="009C50DD" w:rsidP="001C3046" w:rsidRDefault="00AA0800" w14:paraId="0477A804" w14:textId="643E9B04">
      <w:pPr>
        <w:numPr>
          <w:ilvl w:val="0"/>
          <w:numId w:val="22"/>
        </w:numPr>
        <w:spacing w:after="120"/>
        <w:ind w:left="714" w:hanging="357"/>
        <w:contextualSpacing/>
        <w:jc w:val="both"/>
        <w:rPr>
          <w:rFonts w:ascii="Calibri" w:hAnsi="Calibri" w:cs="Calibri"/>
        </w:rPr>
      </w:pPr>
      <w:r w:rsidRPr="001A6861">
        <w:rPr>
          <w:rFonts w:ascii="Calibri" w:hAnsi="Calibri" w:cs="Calibri"/>
        </w:rPr>
        <w:t xml:space="preserve">Case </w:t>
      </w:r>
      <w:r w:rsidRPr="001A6861" w:rsidR="009C50DD">
        <w:rPr>
          <w:rFonts w:ascii="Calibri" w:hAnsi="Calibri" w:cs="Calibri"/>
        </w:rPr>
        <w:t>Assignment emails</w:t>
      </w:r>
    </w:p>
    <w:p w:rsidRPr="001A6861" w:rsidR="009C50DD" w:rsidP="001C3046" w:rsidRDefault="002501DD" w14:paraId="7D756051" w14:textId="2BAA7456">
      <w:pPr>
        <w:numPr>
          <w:ilvl w:val="0"/>
          <w:numId w:val="22"/>
        </w:numPr>
        <w:spacing w:after="120"/>
        <w:ind w:left="714" w:hanging="357"/>
        <w:contextualSpacing/>
        <w:jc w:val="both"/>
        <w:rPr>
          <w:rFonts w:ascii="Calibri" w:hAnsi="Calibri" w:cs="Calibri"/>
        </w:rPr>
      </w:pPr>
      <w:r w:rsidRPr="001A6861">
        <w:rPr>
          <w:rFonts w:ascii="Calibri" w:hAnsi="Calibri" w:cs="Calibri"/>
        </w:rPr>
        <w:t>Agent Reply detection source</w:t>
      </w:r>
    </w:p>
    <w:p w:rsidRPr="001A6861" w:rsidR="009C50DD" w:rsidP="001C3046" w:rsidRDefault="009C50DD" w14:paraId="1AFCEC7A" w14:textId="7F891E15">
      <w:pPr>
        <w:numPr>
          <w:ilvl w:val="0"/>
          <w:numId w:val="22"/>
        </w:numPr>
        <w:spacing w:after="120"/>
        <w:jc w:val="both"/>
        <w:rPr>
          <w:rFonts w:ascii="Calibri" w:hAnsi="Calibri" w:cs="Calibri"/>
        </w:rPr>
      </w:pPr>
      <w:r w:rsidRPr="001A6861">
        <w:rPr>
          <w:rFonts w:ascii="Calibri" w:hAnsi="Calibri" w:cs="Calibri"/>
        </w:rPr>
        <w:t xml:space="preserve">Monitoring </w:t>
      </w:r>
      <w:r w:rsidRPr="001A6861" w:rsidR="00AA0800">
        <w:rPr>
          <w:rFonts w:ascii="Calibri" w:hAnsi="Calibri" w:cs="Calibri"/>
        </w:rPr>
        <w:t>and trigger source for Power Automate flows</w:t>
      </w:r>
    </w:p>
    <w:p w:rsidRPr="001A6861" w:rsidR="00F45184" w:rsidP="007C6C3F" w:rsidRDefault="00F45184" w14:paraId="08F42AFE" w14:textId="77777777">
      <w:pPr>
        <w:spacing w:after="120"/>
        <w:jc w:val="both"/>
        <w:rPr>
          <w:rFonts w:ascii="Calibri" w:hAnsi="Calibri" w:cs="Calibri"/>
        </w:rPr>
      </w:pPr>
    </w:p>
    <w:p w:rsidRPr="001A6861" w:rsidR="00AB3B31" w:rsidP="007C6C3F" w:rsidRDefault="00FD15B8" w14:paraId="4A09752D" w14:textId="48C29688">
      <w:pPr>
        <w:pStyle w:val="Heading1"/>
        <w:spacing w:before="0" w:after="120" w:line="240" w:lineRule="auto"/>
        <w:jc w:val="both"/>
        <w:rPr>
          <w:rFonts w:ascii="Calibri" w:hAnsi="Calibri" w:cs="Calibri"/>
        </w:rPr>
      </w:pPr>
      <w:bookmarkStart w:name="_Toc225287836" w:id="66"/>
      <w:r w:rsidRPr="001A6861">
        <w:rPr>
          <w:rFonts w:ascii="Calibri" w:hAnsi="Calibri" w:cs="Calibri"/>
        </w:rPr>
        <w:t xml:space="preserve">Functional </w:t>
      </w:r>
      <w:r w:rsidRPr="001A6861" w:rsidR="003A3AE2">
        <w:rPr>
          <w:rFonts w:ascii="Calibri" w:hAnsi="Calibri" w:cs="Calibri"/>
        </w:rPr>
        <w:t>Requirements</w:t>
      </w:r>
      <w:bookmarkEnd w:id="66"/>
    </w:p>
    <w:p w:rsidRPr="001A6861" w:rsidR="00AB3B31" w:rsidP="007C6C3F" w:rsidRDefault="000A27B9" w14:paraId="6FDA592F" w14:textId="1EB21E08">
      <w:pPr>
        <w:pStyle w:val="Heading2"/>
        <w:spacing w:before="0" w:after="120" w:line="240" w:lineRule="auto"/>
        <w:jc w:val="both"/>
        <w:rPr>
          <w:rFonts w:ascii="Calibri" w:hAnsi="Calibri" w:cs="Calibri"/>
        </w:rPr>
      </w:pPr>
      <w:bookmarkStart w:name="_Toc225287837" w:id="67"/>
      <w:r>
        <w:rPr>
          <w:rFonts w:ascii="Calibri" w:hAnsi="Calibri" w:cs="Calibri"/>
        </w:rPr>
        <w:t xml:space="preserve">CM-02 </w:t>
      </w:r>
      <w:r w:rsidR="00D21C42">
        <w:rPr>
          <w:rFonts w:ascii="Calibri" w:hAnsi="Calibri" w:cs="Calibri"/>
        </w:rPr>
        <w:t xml:space="preserve">– </w:t>
      </w:r>
      <w:r>
        <w:rPr>
          <w:rFonts w:ascii="Calibri" w:hAnsi="Calibri" w:cs="Calibri"/>
        </w:rPr>
        <w:t>Automated Case Tracking &amp; Reminder System</w:t>
      </w:r>
      <w:bookmarkEnd w:id="67"/>
    </w:p>
    <w:p w:rsidRPr="001A6861" w:rsidR="0028700A" w:rsidP="007C6C3F" w:rsidRDefault="006012CB" w14:paraId="223DFA86" w14:textId="37BEFAA8">
      <w:pPr>
        <w:pStyle w:val="Heading3"/>
        <w:spacing w:before="0" w:after="120"/>
        <w:jc w:val="both"/>
        <w:rPr>
          <w:rFonts w:ascii="Calibri" w:hAnsi="Calibri" w:cs="Calibri"/>
        </w:rPr>
      </w:pPr>
      <w:bookmarkStart w:name="_Toc225287838" w:id="68"/>
      <w:r w:rsidRPr="001A6861">
        <w:rPr>
          <w:rFonts w:ascii="Calibri" w:hAnsi="Calibri" w:cs="Calibri"/>
        </w:rPr>
        <w:t>Feature Overview</w:t>
      </w:r>
      <w:bookmarkEnd w:id="68"/>
    </w:p>
    <w:p w:rsidR="00FF6B2C" w:rsidP="00FF6B2C" w:rsidRDefault="00421A5A" w14:paraId="465CF65A" w14:textId="77777777">
      <w:pPr>
        <w:spacing w:after="0"/>
        <w:rPr>
          <w:rFonts w:ascii="Calibri" w:hAnsi="Calibri" w:cs="Calibri"/>
          <w:b/>
          <w:bCs/>
        </w:rPr>
      </w:pPr>
      <w:r w:rsidRPr="001A6861">
        <w:rPr>
          <w:rFonts w:ascii="Calibri" w:hAnsi="Calibri" w:cs="Calibri"/>
          <w:b/>
          <w:bCs/>
        </w:rPr>
        <w:t>Problem</w:t>
      </w:r>
    </w:p>
    <w:p w:rsidRPr="001A6861" w:rsidR="00421A5A" w:rsidP="00753278" w:rsidRDefault="00753278" w14:paraId="134CFC41" w14:textId="783297CC">
      <w:commentRangeStart w:id="69"/>
      <w:commentRangeStart w:id="70"/>
      <w:r w:rsidRPr="00753278">
        <w:rPr>
          <w:rFonts w:ascii="Calibri" w:hAnsi="Calibri" w:cs="Calibri"/>
          <w:color w:val="000000"/>
        </w:rPr>
        <w:t>The case management system lacks overall status tracking</w:t>
      </w:r>
      <w:commentRangeEnd w:id="69"/>
      <w:r w:rsidR="00B47ECF">
        <w:rPr>
          <w:rStyle w:val="CommentReference"/>
          <w:rFonts w:ascii="Calibri" w:hAnsi="Calibri" w:cs="Calibri"/>
          <w:color w:val="000000"/>
          <w:sz w:val="24"/>
          <w:szCs w:val="24"/>
        </w:rPr>
        <w:commentReference w:id="69"/>
      </w:r>
      <w:commentRangeEnd w:id="70"/>
      <w:r>
        <w:rPr>
          <w:rStyle w:val="CommentReference"/>
        </w:rPr>
        <w:commentReference w:id="70"/>
      </w:r>
      <w:r w:rsidR="000A27B9">
        <w:rPr>
          <w:rFonts w:ascii="Calibri" w:hAnsi="Calibri" w:cs="Calibri"/>
          <w:color w:val="000000"/>
        </w:rPr>
        <w:t xml:space="preserve"> and visibility</w:t>
      </w:r>
      <w:r w:rsidRPr="00753278">
        <w:rPr>
          <w:rFonts w:ascii="Calibri" w:hAnsi="Calibri" w:cs="Calibri"/>
          <w:color w:val="000000"/>
        </w:rPr>
        <w:t>. Case follow-ups are managed manually in Excel, including:</w:t>
      </w:r>
    </w:p>
    <w:p w:rsidR="009951C0" w:rsidP="00C77D57" w:rsidRDefault="00BA2B8C" w14:paraId="73C44FFA" w14:textId="77777777">
      <w:pPr>
        <w:numPr>
          <w:ilvl w:val="0"/>
          <w:numId w:val="16"/>
        </w:numPr>
        <w:spacing w:after="120" w:line="240" w:lineRule="auto"/>
        <w:ind w:left="714" w:hanging="357"/>
        <w:contextualSpacing/>
        <w:jc w:val="both"/>
        <w:rPr>
          <w:rFonts w:ascii="Calibri" w:hAnsi="Calibri" w:cs="Calibri"/>
        </w:rPr>
      </w:pPr>
      <w:r w:rsidRPr="001A6861">
        <w:rPr>
          <w:rFonts w:ascii="Calibri" w:hAnsi="Calibri" w:cs="Calibri"/>
        </w:rPr>
        <w:t>Case ID</w:t>
      </w:r>
    </w:p>
    <w:p w:rsidRPr="001A6861" w:rsidR="00BA2B8C" w:rsidP="00C77D57" w:rsidRDefault="00BA2B8C" w14:paraId="1DA3C926" w14:textId="5F8B0825">
      <w:pPr>
        <w:numPr>
          <w:ilvl w:val="0"/>
          <w:numId w:val="16"/>
        </w:numPr>
        <w:spacing w:after="120" w:line="240" w:lineRule="auto"/>
        <w:ind w:left="714" w:hanging="357"/>
        <w:contextualSpacing/>
        <w:jc w:val="both"/>
        <w:rPr>
          <w:rFonts w:ascii="Calibri" w:hAnsi="Calibri" w:cs="Calibri"/>
        </w:rPr>
      </w:pPr>
      <w:r w:rsidRPr="001A6861">
        <w:rPr>
          <w:rFonts w:ascii="Calibri" w:hAnsi="Calibri" w:cs="Calibri"/>
        </w:rPr>
        <w:t>Name</w:t>
      </w:r>
    </w:p>
    <w:p w:rsidRPr="001A6861" w:rsidR="00BA2B8C" w:rsidP="00C77D57" w:rsidRDefault="00275B46" w14:paraId="58374A7C" w14:textId="60E25684">
      <w:pPr>
        <w:numPr>
          <w:ilvl w:val="0"/>
          <w:numId w:val="16"/>
        </w:numPr>
        <w:spacing w:after="120" w:line="240" w:lineRule="auto"/>
        <w:ind w:left="714" w:hanging="357"/>
        <w:contextualSpacing/>
        <w:jc w:val="both"/>
        <w:rPr>
          <w:rFonts w:ascii="Calibri" w:hAnsi="Calibri" w:cs="Calibri"/>
        </w:rPr>
      </w:pPr>
      <w:r w:rsidRPr="001A6861">
        <w:rPr>
          <w:rFonts w:ascii="Calibri" w:hAnsi="Calibri" w:cs="Calibri"/>
        </w:rPr>
        <w:t xml:space="preserve">Patient </w:t>
      </w:r>
      <w:r w:rsidRPr="001A6861" w:rsidR="00BA2B8C">
        <w:rPr>
          <w:rFonts w:ascii="Calibri" w:hAnsi="Calibri" w:cs="Calibri"/>
        </w:rPr>
        <w:t>Contact Number</w:t>
      </w:r>
    </w:p>
    <w:p w:rsidRPr="001A6861" w:rsidR="00275B46" w:rsidP="00C77D57" w:rsidRDefault="00275B46" w14:paraId="733E5AE1" w14:textId="2804F2C6">
      <w:pPr>
        <w:numPr>
          <w:ilvl w:val="0"/>
          <w:numId w:val="16"/>
        </w:numPr>
        <w:spacing w:after="120" w:line="240" w:lineRule="auto"/>
        <w:ind w:left="714" w:hanging="357"/>
        <w:contextualSpacing/>
        <w:jc w:val="both"/>
        <w:rPr>
          <w:rFonts w:ascii="Calibri" w:hAnsi="Calibri" w:cs="Calibri"/>
        </w:rPr>
      </w:pPr>
      <w:r w:rsidRPr="001A6861">
        <w:rPr>
          <w:rFonts w:ascii="Calibri" w:hAnsi="Calibri" w:cs="Calibri"/>
        </w:rPr>
        <w:t xml:space="preserve">Patient </w:t>
      </w:r>
      <w:r w:rsidRPr="001A6861" w:rsidR="00BA2B8C">
        <w:rPr>
          <w:rFonts w:ascii="Calibri" w:hAnsi="Calibri" w:cs="Calibri"/>
        </w:rPr>
        <w:t>Email</w:t>
      </w:r>
    </w:p>
    <w:p w:rsidRPr="001A6861" w:rsidR="00275B46" w:rsidP="00C77D57" w:rsidRDefault="00275B46" w14:paraId="2E3CA2A4" w14:textId="2CAA9AE4">
      <w:pPr>
        <w:numPr>
          <w:ilvl w:val="0"/>
          <w:numId w:val="16"/>
        </w:numPr>
        <w:spacing w:after="120" w:line="240" w:lineRule="auto"/>
        <w:ind w:left="714" w:hanging="357"/>
        <w:contextualSpacing/>
        <w:jc w:val="both"/>
        <w:rPr>
          <w:rFonts w:ascii="Calibri" w:hAnsi="Calibri" w:cs="Calibri"/>
        </w:rPr>
      </w:pPr>
      <w:r w:rsidRPr="001A6861">
        <w:rPr>
          <w:rFonts w:ascii="Calibri" w:hAnsi="Calibri" w:cs="Calibri"/>
        </w:rPr>
        <w:t xml:space="preserve">Assigned </w:t>
      </w:r>
      <w:r w:rsidRPr="001A6861" w:rsidR="00BA2B8C">
        <w:rPr>
          <w:rFonts w:ascii="Calibri" w:hAnsi="Calibri" w:cs="Calibri"/>
        </w:rPr>
        <w:t>Agent</w:t>
      </w:r>
    </w:p>
    <w:p w:rsidRPr="001A6861" w:rsidR="00BA2B8C" w:rsidP="00C77D57" w:rsidRDefault="00BA2B8C" w14:paraId="6CEFEF81" w14:textId="7D11BDC8">
      <w:pPr>
        <w:numPr>
          <w:ilvl w:val="0"/>
          <w:numId w:val="16"/>
        </w:numPr>
        <w:spacing w:after="120" w:line="240" w:lineRule="auto"/>
        <w:ind w:left="714" w:hanging="357"/>
        <w:contextualSpacing/>
        <w:jc w:val="both"/>
        <w:rPr>
          <w:rFonts w:ascii="Calibri" w:hAnsi="Calibri" w:cs="Calibri"/>
        </w:rPr>
      </w:pPr>
      <w:r w:rsidRPr="001A6861">
        <w:rPr>
          <w:rFonts w:ascii="Calibri" w:hAnsi="Calibri" w:cs="Calibri"/>
        </w:rPr>
        <w:t>CC Name</w:t>
      </w:r>
    </w:p>
    <w:p w:rsidRPr="001A6861" w:rsidR="00BA2B8C" w:rsidP="00C77D57" w:rsidRDefault="00BA2B8C" w14:paraId="099C47CA" w14:textId="07C71F8B">
      <w:pPr>
        <w:numPr>
          <w:ilvl w:val="0"/>
          <w:numId w:val="16"/>
        </w:numPr>
        <w:spacing w:after="120" w:line="240" w:lineRule="auto"/>
        <w:ind w:left="714" w:hanging="357"/>
        <w:contextualSpacing/>
        <w:jc w:val="both"/>
        <w:rPr>
          <w:rFonts w:ascii="Calibri" w:hAnsi="Calibri" w:cs="Calibri"/>
        </w:rPr>
      </w:pPr>
      <w:r w:rsidRPr="001A6861">
        <w:rPr>
          <w:rFonts w:ascii="Calibri" w:hAnsi="Calibri" w:cs="Calibri"/>
        </w:rPr>
        <w:t>Case Type</w:t>
      </w:r>
    </w:p>
    <w:p w:rsidRPr="001A6861" w:rsidR="00BA2B8C" w:rsidP="00C77D57" w:rsidRDefault="00B3143A" w14:paraId="3A98FB85" w14:textId="73C92CC3">
      <w:pPr>
        <w:numPr>
          <w:ilvl w:val="0"/>
          <w:numId w:val="16"/>
        </w:numPr>
        <w:spacing w:after="120" w:line="240" w:lineRule="auto"/>
        <w:ind w:left="714" w:hanging="357"/>
        <w:contextualSpacing/>
        <w:jc w:val="both"/>
        <w:rPr>
          <w:rFonts w:ascii="Calibri" w:hAnsi="Calibri" w:cs="Calibri"/>
        </w:rPr>
      </w:pPr>
      <w:r w:rsidRPr="001A6861">
        <w:rPr>
          <w:rFonts w:ascii="Calibri" w:hAnsi="Calibri" w:cs="Calibri"/>
        </w:rPr>
        <w:t>Category</w:t>
      </w:r>
    </w:p>
    <w:p w:rsidRPr="001A6861" w:rsidR="00BA2B8C" w:rsidP="00C77D57" w:rsidRDefault="00275B46" w14:paraId="3E291292" w14:textId="266C5A66">
      <w:pPr>
        <w:numPr>
          <w:ilvl w:val="0"/>
          <w:numId w:val="16"/>
        </w:numPr>
        <w:spacing w:after="120" w:line="240" w:lineRule="auto"/>
        <w:ind w:left="714" w:hanging="357"/>
        <w:contextualSpacing/>
        <w:jc w:val="both"/>
        <w:rPr>
          <w:rFonts w:ascii="Calibri" w:hAnsi="Calibri" w:cs="Calibri"/>
        </w:rPr>
      </w:pPr>
      <w:r w:rsidRPr="001A6861">
        <w:rPr>
          <w:rFonts w:ascii="Calibri" w:hAnsi="Calibri" w:cs="Calibri"/>
        </w:rPr>
        <w:t xml:space="preserve">Assigned </w:t>
      </w:r>
      <w:r w:rsidRPr="001A6861" w:rsidR="00BA2B8C">
        <w:rPr>
          <w:rFonts w:ascii="Calibri" w:hAnsi="Calibri" w:cs="Calibri"/>
        </w:rPr>
        <w:t>Date Email Sent</w:t>
      </w:r>
    </w:p>
    <w:p w:rsidRPr="001A6861" w:rsidR="00BA2B8C" w:rsidP="00C77D57" w:rsidRDefault="00BA2B8C" w14:paraId="2C7B62B7" w14:textId="25D4BE1E">
      <w:pPr>
        <w:numPr>
          <w:ilvl w:val="0"/>
          <w:numId w:val="16"/>
        </w:numPr>
        <w:spacing w:after="120" w:line="240" w:lineRule="auto"/>
        <w:ind w:left="714" w:hanging="357"/>
        <w:contextualSpacing/>
        <w:jc w:val="both"/>
        <w:rPr>
          <w:rFonts w:ascii="Calibri" w:hAnsi="Calibri" w:cs="Calibri"/>
        </w:rPr>
      </w:pPr>
      <w:r w:rsidRPr="001A6861">
        <w:rPr>
          <w:rFonts w:ascii="Calibri" w:hAnsi="Calibri" w:cs="Calibri"/>
        </w:rPr>
        <w:t>Next 3 working days</w:t>
      </w:r>
      <w:r w:rsidRPr="001A6861" w:rsidR="00275B46">
        <w:rPr>
          <w:rFonts w:ascii="Calibri" w:hAnsi="Calibri" w:cs="Calibri"/>
        </w:rPr>
        <w:t xml:space="preserve"> Remark</w:t>
      </w:r>
    </w:p>
    <w:p w:rsidRPr="001A6861" w:rsidR="00BA2B8C" w:rsidP="00C77D57" w:rsidRDefault="00BA2B8C" w14:paraId="11DA83AF" w14:textId="075A06EB">
      <w:pPr>
        <w:numPr>
          <w:ilvl w:val="0"/>
          <w:numId w:val="16"/>
        </w:numPr>
        <w:spacing w:after="120" w:line="240" w:lineRule="auto"/>
        <w:ind w:left="714" w:hanging="357"/>
        <w:contextualSpacing/>
        <w:jc w:val="both"/>
        <w:rPr>
          <w:rFonts w:ascii="Calibri" w:hAnsi="Calibri" w:cs="Calibri"/>
        </w:rPr>
      </w:pPr>
      <w:r w:rsidRPr="001A6861">
        <w:rPr>
          <w:rFonts w:ascii="Calibri" w:hAnsi="Calibri" w:cs="Calibri"/>
        </w:rPr>
        <w:t>Agent Reply</w:t>
      </w:r>
      <w:r w:rsidRPr="001A6861" w:rsidR="00275B46">
        <w:rPr>
          <w:rFonts w:ascii="Calibri" w:hAnsi="Calibri" w:cs="Calibri"/>
        </w:rPr>
        <w:t xml:space="preserve"> (Yes or No</w:t>
      </w:r>
      <w:r w:rsidRPr="001A6861" w:rsidR="00B3143A">
        <w:rPr>
          <w:rFonts w:ascii="Calibri" w:hAnsi="Calibri" w:cs="Calibri"/>
        </w:rPr>
        <w:t>)</w:t>
      </w:r>
    </w:p>
    <w:p w:rsidRPr="001A6861" w:rsidR="00BA2B8C" w:rsidP="00C77D57" w:rsidRDefault="00BA2B8C" w14:paraId="55F03E24" w14:textId="1CDB3863">
      <w:pPr>
        <w:numPr>
          <w:ilvl w:val="0"/>
          <w:numId w:val="16"/>
        </w:numPr>
        <w:spacing w:after="120" w:line="240" w:lineRule="auto"/>
        <w:ind w:left="714" w:hanging="357"/>
        <w:contextualSpacing/>
        <w:jc w:val="both"/>
        <w:rPr>
          <w:rFonts w:ascii="Calibri" w:hAnsi="Calibri" w:cs="Calibri"/>
        </w:rPr>
      </w:pPr>
      <w:r w:rsidRPr="001A6861">
        <w:rPr>
          <w:rFonts w:ascii="Calibri" w:hAnsi="Calibri" w:cs="Calibri"/>
        </w:rPr>
        <w:t>Next 7 working days</w:t>
      </w:r>
    </w:p>
    <w:p w:rsidRPr="001A6861" w:rsidR="00BA2B8C" w:rsidP="00C77D57" w:rsidRDefault="00BA2B8C" w14:paraId="40769104" w14:textId="6BD794C7">
      <w:pPr>
        <w:numPr>
          <w:ilvl w:val="0"/>
          <w:numId w:val="16"/>
        </w:numPr>
        <w:spacing w:after="120" w:line="240" w:lineRule="auto"/>
        <w:ind w:left="714" w:hanging="357"/>
        <w:contextualSpacing/>
        <w:jc w:val="both"/>
        <w:rPr>
          <w:rFonts w:ascii="Calibri" w:hAnsi="Calibri" w:cs="Calibri"/>
        </w:rPr>
      </w:pPr>
      <w:r w:rsidRPr="001A6861">
        <w:rPr>
          <w:rFonts w:ascii="Calibri" w:hAnsi="Calibri" w:cs="Calibri"/>
        </w:rPr>
        <w:t>Date Case Resolved</w:t>
      </w:r>
    </w:p>
    <w:p w:rsidRPr="001A6861" w:rsidR="00BA2B8C" w:rsidP="00C77D57" w:rsidRDefault="00BA2B8C" w14:paraId="4331AEEB" w14:textId="77777777">
      <w:pPr>
        <w:numPr>
          <w:ilvl w:val="0"/>
          <w:numId w:val="16"/>
        </w:numPr>
        <w:spacing w:after="120" w:line="240" w:lineRule="auto"/>
        <w:ind w:left="714" w:hanging="357"/>
        <w:jc w:val="both"/>
        <w:rPr>
          <w:rFonts w:ascii="Calibri" w:hAnsi="Calibri" w:cs="Calibri"/>
        </w:rPr>
      </w:pPr>
      <w:r w:rsidRPr="001A6861">
        <w:rPr>
          <w:rFonts w:ascii="Calibri" w:hAnsi="Calibri" w:cs="Calibri"/>
        </w:rPr>
        <w:t>Action Taken/ Remarks</w:t>
      </w:r>
    </w:p>
    <w:p w:rsidRPr="00E01F49" w:rsidR="00421A5A" w:rsidP="00FE282E" w:rsidRDefault="00FE282E" w14:paraId="26FCC7F2" w14:textId="2831C689">
      <w:r w:rsidRPr="00FE282E">
        <w:rPr>
          <w:rFonts w:ascii="Calibri" w:hAnsi="Calibri" w:cs="Calibri"/>
          <w:color w:val="000000"/>
        </w:rPr>
        <w:t>This process is inefficient and susceptible to mistakes. Case owners lack real-time visibility into response status and do not have access to automated SLA tracking or reminders.</w:t>
      </w:r>
    </w:p>
    <w:p w:rsidRPr="001A6861" w:rsidR="005703CC" w:rsidP="007C6C3F" w:rsidRDefault="005703CC" w14:paraId="3CCA84D1" w14:textId="77777777">
      <w:pPr>
        <w:spacing w:after="120" w:line="240" w:lineRule="auto"/>
        <w:jc w:val="both"/>
        <w:rPr>
          <w:rFonts w:ascii="Calibri" w:hAnsi="Calibri" w:cs="Calibri"/>
          <w:b/>
          <w:bCs/>
        </w:rPr>
      </w:pPr>
    </w:p>
    <w:p w:rsidRPr="001A6861" w:rsidR="00B3143A" w:rsidP="007C6C3F" w:rsidRDefault="00421A5A" w14:paraId="777BACBE" w14:textId="570634C6">
      <w:pPr>
        <w:spacing w:after="120"/>
        <w:rPr>
          <w:rFonts w:ascii="Calibri" w:hAnsi="Calibri" w:cs="Calibri"/>
        </w:rPr>
      </w:pPr>
      <w:r w:rsidRPr="001A6861">
        <w:rPr>
          <w:rFonts w:ascii="Calibri" w:hAnsi="Calibri" w:cs="Calibri"/>
          <w:b/>
          <w:bCs/>
        </w:rPr>
        <w:t>Proposed Solution</w:t>
      </w:r>
      <w:r w:rsidRPr="001A6861" w:rsidR="00A16BC6">
        <w:rPr>
          <w:rFonts w:ascii="Calibri" w:hAnsi="Calibri" w:cs="Calibri"/>
          <w:b/>
          <w:bCs/>
        </w:rPr>
        <w:t xml:space="preserve">: </w:t>
      </w:r>
      <w:r w:rsidRPr="001A6861" w:rsidR="00B3143A">
        <w:rPr>
          <w:rFonts w:ascii="Calibri" w:hAnsi="Calibri" w:cs="Calibri"/>
        </w:rPr>
        <w:t xml:space="preserve">Implement a </w:t>
      </w:r>
      <w:commentRangeStart w:id="71"/>
      <w:commentRangeStart w:id="72"/>
      <w:commentRangeStart w:id="73"/>
      <w:commentRangeStart w:id="74"/>
      <w:r w:rsidRPr="001A6861" w:rsidR="00B3143A">
        <w:rPr>
          <w:rFonts w:ascii="Calibri" w:hAnsi="Calibri" w:cs="Calibri"/>
        </w:rPr>
        <w:t xml:space="preserve">CRM-based Case Action Log </w:t>
      </w:r>
      <w:commentRangeEnd w:id="71"/>
      <w:r w:rsidRPr="001A6861" w:rsidR="0014783F">
        <w:rPr>
          <w:rStyle w:val="CommentReference"/>
          <w:rFonts w:ascii="Calibri" w:hAnsi="Calibri" w:cs="Calibri"/>
          <w:sz w:val="24"/>
          <w:szCs w:val="24"/>
        </w:rPr>
        <w:commentReference w:id="71"/>
      </w:r>
      <w:commentRangeEnd w:id="72"/>
      <w:r>
        <w:rPr>
          <w:rStyle w:val="CommentReference"/>
        </w:rPr>
        <w:commentReference w:id="72"/>
      </w:r>
      <w:commentRangeEnd w:id="73"/>
      <w:r>
        <w:rPr>
          <w:rStyle w:val="CommentReference"/>
        </w:rPr>
        <w:commentReference w:id="73"/>
      </w:r>
      <w:commentRangeEnd w:id="74"/>
      <w:r>
        <w:rPr>
          <w:rStyle w:val="CommentReference"/>
        </w:rPr>
        <w:commentReference w:id="74"/>
      </w:r>
      <w:r w:rsidRPr="001A6861" w:rsidR="00B3143A">
        <w:rPr>
          <w:rFonts w:ascii="Calibri" w:hAnsi="Calibri" w:cs="Calibri"/>
        </w:rPr>
        <w:t>within Dynamics 365 as the single source of truth, supported by Power Automate workflows to automatically</w:t>
      </w:r>
    </w:p>
    <w:p w:rsidRPr="001A6861" w:rsidR="00B3143A" w:rsidP="001C3046" w:rsidRDefault="00B3143A" w14:paraId="5E9EDAB3" w14:textId="77777777">
      <w:pPr>
        <w:numPr>
          <w:ilvl w:val="0"/>
          <w:numId w:val="32"/>
        </w:numPr>
        <w:spacing w:after="120" w:line="240" w:lineRule="auto"/>
        <w:ind w:left="714" w:hanging="357"/>
        <w:contextualSpacing/>
        <w:jc w:val="both"/>
        <w:rPr>
          <w:rFonts w:ascii="Calibri" w:hAnsi="Calibri" w:cs="Calibri"/>
        </w:rPr>
      </w:pPr>
      <w:r w:rsidRPr="001A6861">
        <w:rPr>
          <w:rFonts w:ascii="Calibri" w:hAnsi="Calibri" w:cs="Calibri"/>
        </w:rPr>
        <w:t>Track assignment and last action</w:t>
      </w:r>
    </w:p>
    <w:p w:rsidRPr="001A6861" w:rsidR="00B3143A" w:rsidP="001C3046" w:rsidRDefault="00B3143A" w14:paraId="0F38F19A" w14:textId="77777777">
      <w:pPr>
        <w:numPr>
          <w:ilvl w:val="0"/>
          <w:numId w:val="32"/>
        </w:numPr>
        <w:spacing w:after="120" w:line="240" w:lineRule="auto"/>
        <w:ind w:left="714" w:hanging="357"/>
        <w:contextualSpacing/>
        <w:jc w:val="both"/>
        <w:rPr>
          <w:rFonts w:ascii="Calibri" w:hAnsi="Calibri" w:cs="Calibri"/>
        </w:rPr>
      </w:pPr>
      <w:r w:rsidRPr="001A6861">
        <w:rPr>
          <w:rFonts w:ascii="Calibri" w:hAnsi="Calibri" w:cs="Calibri"/>
        </w:rPr>
        <w:t>Detect agent replies</w:t>
      </w:r>
    </w:p>
    <w:p w:rsidRPr="001A6861" w:rsidR="00B3143A" w:rsidP="001C3046" w:rsidRDefault="00B3143A" w14:paraId="16995BFE" w14:textId="77777777">
      <w:pPr>
        <w:numPr>
          <w:ilvl w:val="0"/>
          <w:numId w:val="32"/>
        </w:numPr>
        <w:spacing w:after="120" w:line="240" w:lineRule="auto"/>
        <w:ind w:left="714" w:hanging="357"/>
        <w:contextualSpacing/>
        <w:jc w:val="both"/>
        <w:rPr>
          <w:rFonts w:ascii="Calibri" w:hAnsi="Calibri" w:cs="Calibri"/>
        </w:rPr>
      </w:pPr>
      <w:commentRangeStart w:id="76"/>
      <w:r w:rsidRPr="001A6861">
        <w:rPr>
          <w:rFonts w:ascii="Calibri" w:hAnsi="Calibri" w:cs="Calibri"/>
        </w:rPr>
        <w:t xml:space="preserve">Calculate follow-up deadlines </w:t>
      </w:r>
      <w:commentRangeEnd w:id="76"/>
      <w:r w:rsidRPr="001A6861" w:rsidR="00E53185">
        <w:rPr>
          <w:rStyle w:val="CommentReference"/>
          <w:rFonts w:ascii="Calibri" w:hAnsi="Calibri" w:cs="Calibri"/>
          <w:sz w:val="24"/>
          <w:szCs w:val="24"/>
        </w:rPr>
        <w:commentReference w:id="76"/>
      </w:r>
      <w:r w:rsidRPr="001A6861">
        <w:rPr>
          <w:rFonts w:ascii="Calibri" w:hAnsi="Calibri" w:cs="Calibri"/>
        </w:rPr>
        <w:t>(3/7 business days)</w:t>
      </w:r>
    </w:p>
    <w:p w:rsidRPr="001A6861" w:rsidR="00B3143A" w:rsidP="001C3046" w:rsidRDefault="00B3143A" w14:paraId="146AD7D9" w14:textId="77777777">
      <w:pPr>
        <w:numPr>
          <w:ilvl w:val="0"/>
          <w:numId w:val="32"/>
        </w:numPr>
        <w:spacing w:after="120" w:line="240" w:lineRule="auto"/>
        <w:ind w:left="714" w:hanging="357"/>
        <w:contextualSpacing/>
        <w:jc w:val="both"/>
        <w:rPr>
          <w:rFonts w:ascii="Calibri" w:hAnsi="Calibri" w:cs="Calibri"/>
        </w:rPr>
      </w:pPr>
      <w:r w:rsidRPr="001A6861">
        <w:rPr>
          <w:rFonts w:ascii="Calibri" w:hAnsi="Calibri" w:cs="Calibri"/>
        </w:rPr>
        <w:t>Trigger reminders</w:t>
      </w:r>
    </w:p>
    <w:p w:rsidRPr="001A6861" w:rsidR="00B3143A" w:rsidP="001C3046" w:rsidRDefault="00B3143A" w14:paraId="61E758A0" w14:textId="77777777">
      <w:pPr>
        <w:numPr>
          <w:ilvl w:val="0"/>
          <w:numId w:val="32"/>
        </w:numPr>
        <w:spacing w:after="120" w:line="240" w:lineRule="auto"/>
        <w:jc w:val="both"/>
        <w:rPr>
          <w:rFonts w:ascii="Calibri" w:hAnsi="Calibri" w:cs="Calibri"/>
        </w:rPr>
      </w:pPr>
      <w:r w:rsidRPr="001A6861">
        <w:rPr>
          <w:rFonts w:ascii="Calibri" w:hAnsi="Calibri" w:cs="Calibri"/>
        </w:rPr>
        <w:t>Maintain audit trail</w:t>
      </w:r>
    </w:p>
    <w:p w:rsidRPr="001A6861" w:rsidR="00B3143A" w:rsidP="007C6C3F" w:rsidRDefault="00B3143A" w14:paraId="033FE631" w14:textId="77777777">
      <w:pPr>
        <w:spacing w:after="120" w:line="240" w:lineRule="auto"/>
        <w:jc w:val="both"/>
        <w:rPr>
          <w:rFonts w:ascii="Calibri" w:hAnsi="Calibri" w:cs="Calibri"/>
        </w:rPr>
      </w:pPr>
      <w:r w:rsidRPr="001A6861">
        <w:rPr>
          <w:rFonts w:ascii="Calibri" w:hAnsi="Calibri" w:cs="Calibri"/>
        </w:rPr>
        <w:t>Excel tracking will be fully decommissioned.</w:t>
      </w:r>
    </w:p>
    <w:p w:rsidRPr="001A6861" w:rsidR="0028700A" w:rsidP="007C6C3F" w:rsidRDefault="0028700A" w14:paraId="36CB92E4" w14:textId="77777777">
      <w:pPr>
        <w:spacing w:after="120"/>
        <w:rPr>
          <w:rFonts w:ascii="Calibri" w:hAnsi="Calibri" w:cs="Calibri"/>
          <w:b/>
          <w:bCs/>
        </w:rPr>
      </w:pPr>
    </w:p>
    <w:p w:rsidRPr="001A6861" w:rsidR="00EF29F0" w:rsidP="6EF4C01A" w:rsidRDefault="668144D7" w14:paraId="2D1B0A6E" w14:textId="0C242A22">
      <w:pPr>
        <w:rPr>
          <w:rFonts w:ascii="Calibri" w:hAnsi="Calibri" w:cs="Calibri"/>
          <w:b/>
          <w:bCs/>
        </w:rPr>
      </w:pPr>
      <w:r w:rsidRPr="6EF4C01A">
        <w:rPr>
          <w:rFonts w:ascii="Calibri" w:hAnsi="Calibri" w:cs="Calibri"/>
          <w:b/>
          <w:bCs/>
        </w:rPr>
        <w:t>System Design Approach</w:t>
      </w:r>
    </w:p>
    <w:p w:rsidRPr="001A6861" w:rsidR="00011FE2" w:rsidP="00C77D57" w:rsidRDefault="00011FE2" w14:paraId="6291716F" w14:textId="34418FCC">
      <w:pPr>
        <w:pStyle w:val="ListParagraph"/>
        <w:numPr>
          <w:ilvl w:val="2"/>
          <w:numId w:val="15"/>
        </w:numPr>
        <w:spacing w:after="120"/>
        <w:ind w:left="360"/>
        <w:rPr>
          <w:rFonts w:ascii="Calibri" w:hAnsi="Calibri" w:cs="Calibri"/>
          <w:b/>
          <w:bCs/>
        </w:rPr>
      </w:pPr>
      <w:r w:rsidRPr="001A6861">
        <w:rPr>
          <w:rFonts w:ascii="Calibri" w:hAnsi="Calibri" w:cs="Calibri"/>
          <w:b/>
          <w:bCs/>
        </w:rPr>
        <w:t>Dynamics 365 (System of Record)</w:t>
      </w:r>
    </w:p>
    <w:p w:rsidR="00DB2C5F" w:rsidP="00DB2C5F" w:rsidRDefault="5086443F" w14:paraId="6314F6F1" w14:textId="2468B648">
      <w:pPr>
        <w:pStyle w:val="NormalWeb"/>
        <w:spacing w:before="0" w:beforeAutospacing="0" w:after="120" w:afterAutospacing="0"/>
        <w:rPr>
          <w:rFonts w:ascii="Calibri" w:hAnsi="Calibri" w:cs="Calibri"/>
        </w:rPr>
      </w:pPr>
      <w:r w:rsidRPr="6EF4C01A">
        <w:rPr>
          <w:rFonts w:ascii="Calibri" w:hAnsi="Calibri" w:cs="Calibri"/>
        </w:rPr>
        <w:t>Enhance Case entity with custom fields to store</w:t>
      </w:r>
      <w:r w:rsidRPr="6EF4C01A" w:rsidR="49ADF645">
        <w:rPr>
          <w:rFonts w:ascii="Calibri" w:hAnsi="Calibri" w:cs="Calibri"/>
        </w:rPr>
        <w:t xml:space="preserve"> CRM data on CRM automatically</w:t>
      </w:r>
      <w:r w:rsidR="00CD2243">
        <w:rPr>
          <w:rFonts w:ascii="Calibri" w:hAnsi="Calibri" w:cs="Calibri"/>
        </w:rPr>
        <w:t xml:space="preserve">. </w:t>
      </w:r>
    </w:p>
    <w:p w:rsidRPr="001A6861" w:rsidR="00DB2C5F" w:rsidP="00DB2C5F" w:rsidRDefault="00DB2C5F" w14:paraId="08FA2C5E" w14:textId="77777777">
      <w:pPr>
        <w:pStyle w:val="NormalWeb"/>
        <w:spacing w:before="0" w:beforeAutospacing="0" w:after="120" w:afterAutospacing="0"/>
        <w:rPr>
          <w:rFonts w:ascii="Calibri" w:hAnsi="Calibri" w:cs="Calibri"/>
        </w:rPr>
      </w:pPr>
    </w:p>
    <w:p w:rsidRPr="001A6861" w:rsidR="00011FE2" w:rsidP="00C77D57" w:rsidRDefault="00011FE2" w14:paraId="47327288" w14:textId="317CA1B5">
      <w:pPr>
        <w:pStyle w:val="ListParagraph"/>
        <w:numPr>
          <w:ilvl w:val="2"/>
          <w:numId w:val="15"/>
        </w:numPr>
        <w:spacing w:after="120"/>
        <w:ind w:left="360"/>
        <w:rPr>
          <w:rFonts w:ascii="Calibri" w:hAnsi="Calibri" w:cs="Calibri"/>
          <w:b/>
          <w:bCs/>
        </w:rPr>
      </w:pPr>
      <w:r w:rsidRPr="001A6861">
        <w:rPr>
          <w:rFonts w:ascii="Calibri" w:hAnsi="Calibri" w:cs="Calibri"/>
          <w:b/>
          <w:bCs/>
        </w:rPr>
        <w:t>Power Automate</w:t>
      </w:r>
    </w:p>
    <w:p w:rsidRPr="00616B9C" w:rsidR="00616B9C" w:rsidP="00616B9C" w:rsidRDefault="00616B9C" w14:paraId="125B28EE" w14:textId="77777777">
      <w:pPr>
        <w:spacing w:after="120"/>
        <w:jc w:val="both"/>
        <w:rPr>
          <w:rFonts w:ascii="Calibri" w:hAnsi="Calibri" w:cs="Calibri"/>
        </w:rPr>
      </w:pPr>
      <w:r w:rsidRPr="00616B9C">
        <w:rPr>
          <w:rFonts w:ascii="Calibri" w:hAnsi="Calibri" w:cs="Calibri"/>
        </w:rPr>
        <w:t>Power Automate will serve as the orchestration and enforcement layer for case governance. It ensures SLA timelines are system-calculated, follow-ups are automatically monitored, and CRM remains the single source of truth.</w:t>
      </w:r>
    </w:p>
    <w:p w:rsidR="00F928C4" w:rsidP="00616B9C" w:rsidRDefault="00616B9C" w14:paraId="6C3CB632" w14:textId="20D05413">
      <w:pPr>
        <w:spacing w:after="120"/>
        <w:jc w:val="both"/>
        <w:rPr>
          <w:rFonts w:ascii="Calibri" w:hAnsi="Calibri" w:cs="Calibri"/>
        </w:rPr>
      </w:pPr>
      <w:r w:rsidRPr="00616B9C">
        <w:rPr>
          <w:rFonts w:ascii="Calibri" w:hAnsi="Calibri" w:cs="Calibri"/>
        </w:rPr>
        <w:t>The automation will be event-driven and scheduled, reducing reliance on manual tracking and minimi</w:t>
      </w:r>
      <w:r>
        <w:rPr>
          <w:rFonts w:ascii="Calibri" w:hAnsi="Calibri" w:cs="Calibri"/>
        </w:rPr>
        <w:t>s</w:t>
      </w:r>
      <w:r w:rsidRPr="00616B9C">
        <w:rPr>
          <w:rFonts w:ascii="Calibri" w:hAnsi="Calibri" w:cs="Calibri"/>
        </w:rPr>
        <w:t>ing the risk of SLA breaches.</w:t>
      </w:r>
    </w:p>
    <w:p w:rsidRPr="001A6861" w:rsidR="00011FE2" w:rsidP="007C6C3F" w:rsidRDefault="00011FE2" w14:paraId="7560AD69" w14:textId="0D7C14F5">
      <w:pPr>
        <w:spacing w:after="120"/>
        <w:rPr>
          <w:rFonts w:ascii="Calibri" w:hAnsi="Calibri" w:cs="Calibri"/>
        </w:rPr>
      </w:pPr>
      <w:commentRangeStart w:id="77"/>
      <w:commentRangeStart w:id="78"/>
      <w:r w:rsidRPr="001A6861">
        <w:rPr>
          <w:rFonts w:ascii="Calibri" w:hAnsi="Calibri" w:cs="Calibri"/>
        </w:rPr>
        <w:t>Event-driven flows will:</w:t>
      </w:r>
      <w:commentRangeEnd w:id="77"/>
      <w:r w:rsidRPr="001A6861" w:rsidR="00046593">
        <w:rPr>
          <w:rStyle w:val="CommentReference"/>
          <w:rFonts w:ascii="Calibri" w:hAnsi="Calibri" w:cs="Calibri"/>
          <w:sz w:val="24"/>
          <w:szCs w:val="24"/>
        </w:rPr>
        <w:commentReference w:id="77"/>
      </w:r>
      <w:commentRangeEnd w:id="78"/>
      <w:r>
        <w:rPr>
          <w:rStyle w:val="CommentReference"/>
        </w:rPr>
        <w:commentReference w:id="78"/>
      </w:r>
    </w:p>
    <w:p w:rsidRPr="00E528E5" w:rsidR="00011FE2" w:rsidP="001C3046" w:rsidRDefault="00011FE2" w14:paraId="18E98577" w14:textId="18A3B869">
      <w:pPr>
        <w:pStyle w:val="ListParagraph"/>
        <w:numPr>
          <w:ilvl w:val="0"/>
          <w:numId w:val="33"/>
        </w:numPr>
        <w:spacing w:after="120"/>
        <w:ind w:left="714" w:hanging="357"/>
        <w:contextualSpacing w:val="0"/>
        <w:jc w:val="both"/>
        <w:rPr>
          <w:rFonts w:ascii="Calibri" w:hAnsi="Calibri" w:cs="Calibri"/>
        </w:rPr>
      </w:pPr>
      <w:r w:rsidRPr="003861E5">
        <w:rPr>
          <w:rFonts w:ascii="Calibri" w:hAnsi="Calibri" w:cs="Calibri"/>
          <w:b/>
          <w:bCs/>
        </w:rPr>
        <w:t>Create/update cases</w:t>
      </w:r>
      <w:r w:rsidR="006115C0">
        <w:rPr>
          <w:rFonts w:ascii="Calibri" w:hAnsi="Calibri" w:cs="Calibri"/>
          <w:b/>
          <w:bCs/>
        </w:rPr>
        <w:t xml:space="preserve"> tracking</w:t>
      </w:r>
      <w:r w:rsidRPr="003861E5" w:rsidR="00F928C4">
        <w:rPr>
          <w:rFonts w:hint="eastAsia" w:ascii="Calibri" w:hAnsi="Calibri" w:cs="Calibri"/>
          <w:b/>
          <w:bCs/>
        </w:rPr>
        <w:t>:</w:t>
      </w:r>
      <w:r w:rsidR="00F928C4">
        <w:rPr>
          <w:rFonts w:hint="eastAsia" w:ascii="Calibri" w:hAnsi="Calibri" w:cs="Calibri"/>
        </w:rPr>
        <w:t xml:space="preserve"> </w:t>
      </w:r>
      <w:r w:rsidRPr="0032136C" w:rsidR="0032136C">
        <w:rPr>
          <w:rFonts w:ascii="Calibri" w:hAnsi="Calibri" w:cs="Calibri"/>
        </w:rPr>
        <w:t>Ensure SLA tracking begins immediately and consistently for every case without manual setup.</w:t>
      </w:r>
      <w:r w:rsidR="003B1893">
        <w:rPr>
          <w:rFonts w:ascii="Calibri" w:hAnsi="Calibri" w:cs="Calibri"/>
        </w:rPr>
        <w:t xml:space="preserve"> </w:t>
      </w:r>
      <w:r w:rsidRPr="003B1893" w:rsidR="003B1893">
        <w:rPr>
          <w:rFonts w:ascii="Calibri" w:hAnsi="Calibri" w:cs="Calibri"/>
        </w:rPr>
        <w:t>Elimination of subjective or inconsistent follow-up practices</w:t>
      </w:r>
      <w:r w:rsidR="00465254">
        <w:rPr>
          <w:rFonts w:ascii="Calibri" w:hAnsi="Calibri" w:cs="Calibri"/>
        </w:rPr>
        <w:t xml:space="preserve"> for post-resolution repl</w:t>
      </w:r>
      <w:r w:rsidR="003E3618">
        <w:rPr>
          <w:rFonts w:ascii="Calibri" w:hAnsi="Calibri" w:cs="Calibri"/>
        </w:rPr>
        <w:t>ies.</w:t>
      </w:r>
    </w:p>
    <w:p w:rsidRPr="001A6861" w:rsidR="00011FE2" w:rsidP="001C3046" w:rsidRDefault="00011FE2" w14:paraId="51B1E47F" w14:textId="1679A7B7">
      <w:pPr>
        <w:pStyle w:val="ListParagraph"/>
        <w:numPr>
          <w:ilvl w:val="0"/>
          <w:numId w:val="33"/>
        </w:numPr>
        <w:spacing w:after="120"/>
        <w:ind w:left="714" w:hanging="357"/>
        <w:contextualSpacing w:val="0"/>
        <w:jc w:val="both"/>
        <w:rPr>
          <w:rFonts w:ascii="Calibri" w:hAnsi="Calibri" w:cs="Calibri"/>
        </w:rPr>
      </w:pPr>
      <w:commentRangeStart w:id="79"/>
      <w:commentRangeStart w:id="80"/>
      <w:r w:rsidRPr="00B364B6">
        <w:rPr>
          <w:rFonts w:ascii="Calibri" w:hAnsi="Calibri" w:cs="Calibri"/>
          <w:b/>
          <w:bCs/>
        </w:rPr>
        <w:t>Monitor shared mailbox</w:t>
      </w:r>
      <w:commentRangeEnd w:id="79"/>
      <w:r w:rsidR="00963D90">
        <w:rPr>
          <w:rStyle w:val="CommentReference"/>
          <w:rFonts w:ascii="Calibri" w:hAnsi="Calibri" w:cs="Calibri"/>
          <w:b/>
          <w:bCs/>
          <w:sz w:val="24"/>
          <w:szCs w:val="24"/>
        </w:rPr>
        <w:commentReference w:id="79"/>
      </w:r>
      <w:commentRangeEnd w:id="80"/>
      <w:r>
        <w:rPr>
          <w:rStyle w:val="CommentReference"/>
        </w:rPr>
        <w:commentReference w:id="80"/>
      </w:r>
      <w:r w:rsidR="00B364B6">
        <w:rPr>
          <w:rFonts w:ascii="Calibri" w:hAnsi="Calibri" w:cs="Calibri"/>
          <w:b/>
          <w:bCs/>
        </w:rPr>
        <w:t xml:space="preserve"> and detect replies: </w:t>
      </w:r>
      <w:r w:rsidRPr="00962D41" w:rsidR="00962D41">
        <w:rPr>
          <w:rFonts w:ascii="Calibri" w:hAnsi="Calibri" w:cs="Calibri"/>
        </w:rPr>
        <w:t>Automatically detect and track agent follow-up emails to patients before SLA breach, eliminating manual Excel updates and preventing false overdue alerts when engagement has already occurred.</w:t>
      </w:r>
      <w:r w:rsidR="00517523">
        <w:rPr>
          <w:rFonts w:ascii="Calibri" w:hAnsi="Calibri" w:cs="Calibri"/>
        </w:rPr>
        <w:t xml:space="preserve"> </w:t>
      </w:r>
    </w:p>
    <w:p w:rsidRPr="001A6861" w:rsidR="00011FE2" w:rsidP="001C3046" w:rsidRDefault="00011FE2" w14:paraId="46D9AD3E" w14:textId="617B4F46">
      <w:pPr>
        <w:pStyle w:val="ListParagraph"/>
        <w:numPr>
          <w:ilvl w:val="0"/>
          <w:numId w:val="33"/>
        </w:numPr>
        <w:spacing w:after="120"/>
        <w:ind w:left="714" w:hanging="357"/>
        <w:contextualSpacing w:val="0"/>
        <w:jc w:val="both"/>
        <w:rPr>
          <w:rFonts w:ascii="Calibri" w:hAnsi="Calibri" w:cs="Calibri"/>
        </w:rPr>
      </w:pPr>
      <w:commentRangeStart w:id="81"/>
      <w:commentRangeStart w:id="82"/>
      <w:r w:rsidRPr="00F63A0E">
        <w:rPr>
          <w:rFonts w:ascii="Calibri" w:hAnsi="Calibri" w:cs="Calibri"/>
          <w:b/>
          <w:bCs/>
        </w:rPr>
        <w:t>Calculate business day deadlines</w:t>
      </w:r>
      <w:commentRangeEnd w:id="81"/>
      <w:r w:rsidRPr="00F63A0E" w:rsidR="00C6395B">
        <w:rPr>
          <w:rStyle w:val="CommentReference"/>
          <w:rFonts w:ascii="Calibri" w:hAnsi="Calibri" w:cs="Calibri"/>
          <w:b/>
          <w:bCs/>
          <w:sz w:val="24"/>
          <w:szCs w:val="24"/>
        </w:rPr>
        <w:commentReference w:id="81"/>
      </w:r>
      <w:commentRangeEnd w:id="82"/>
      <w:r>
        <w:rPr>
          <w:rStyle w:val="CommentReference"/>
        </w:rPr>
        <w:commentReference w:id="82"/>
      </w:r>
      <w:r w:rsidRPr="00F63A0E" w:rsidR="00F63A0E">
        <w:rPr>
          <w:rFonts w:ascii="Calibri" w:hAnsi="Calibri" w:cs="Calibri"/>
          <w:b/>
          <w:bCs/>
        </w:rPr>
        <w:t>:</w:t>
      </w:r>
      <w:r w:rsidR="00F63A0E">
        <w:rPr>
          <w:rFonts w:ascii="Calibri" w:hAnsi="Calibri" w:cs="Calibri"/>
        </w:rPr>
        <w:t xml:space="preserve"> </w:t>
      </w:r>
      <w:r w:rsidRPr="001D3611" w:rsidR="001D3611">
        <w:rPr>
          <w:rFonts w:ascii="Calibri" w:hAnsi="Calibri" w:cs="Calibri"/>
        </w:rPr>
        <w:t>The system automatically calculates SLA timelines (</w:t>
      </w:r>
      <w:r w:rsidR="001D3611">
        <w:rPr>
          <w:rFonts w:ascii="Calibri" w:hAnsi="Calibri" w:cs="Calibri"/>
        </w:rPr>
        <w:t xml:space="preserve">i.e., </w:t>
      </w:r>
      <w:r w:rsidRPr="001D3611" w:rsidR="001D3611">
        <w:rPr>
          <w:rFonts w:ascii="Calibri" w:hAnsi="Calibri" w:cs="Calibri"/>
        </w:rPr>
        <w:t>3 and 7 business days) upon case creation or reassignment, excluding weekends and public holidays, ensuring every case is governed by a structured and consistent tracking framework from the start.</w:t>
      </w:r>
      <w:r w:rsidR="0067394E">
        <w:rPr>
          <w:rFonts w:ascii="Calibri" w:hAnsi="Calibri" w:cs="Calibri"/>
        </w:rPr>
        <w:t xml:space="preserve"> </w:t>
      </w:r>
    </w:p>
    <w:p w:rsidRPr="003B7E5F" w:rsidR="00011FE2" w:rsidP="001C3046" w:rsidRDefault="00011FE2" w14:paraId="27D80156" w14:textId="68F7461D">
      <w:pPr>
        <w:pStyle w:val="ListParagraph"/>
        <w:numPr>
          <w:ilvl w:val="0"/>
          <w:numId w:val="33"/>
        </w:numPr>
        <w:spacing w:after="120"/>
        <w:ind w:left="714" w:hanging="357"/>
        <w:contextualSpacing w:val="0"/>
        <w:jc w:val="both"/>
        <w:rPr>
          <w:rFonts w:ascii="Calibri" w:hAnsi="Calibri" w:cs="Calibri"/>
        </w:rPr>
      </w:pPr>
      <w:r w:rsidRPr="003B7E5F">
        <w:rPr>
          <w:rFonts w:ascii="Calibri" w:hAnsi="Calibri" w:cs="Calibri"/>
          <w:b/>
          <w:bCs/>
        </w:rPr>
        <w:t>Send reminders</w:t>
      </w:r>
      <w:r w:rsidRPr="003B7E5F" w:rsidR="003B7E5F">
        <w:rPr>
          <w:rFonts w:ascii="Calibri" w:hAnsi="Calibri" w:cs="Calibri"/>
          <w:b/>
          <w:bCs/>
        </w:rPr>
        <w:t>:</w:t>
      </w:r>
      <w:r w:rsidR="003B7E5F">
        <w:rPr>
          <w:rFonts w:ascii="Calibri" w:hAnsi="Calibri" w:cs="Calibri"/>
        </w:rPr>
        <w:t xml:space="preserve"> </w:t>
      </w:r>
      <w:r w:rsidRPr="00F63A0E" w:rsidR="003B7E5F">
        <w:rPr>
          <w:rFonts w:ascii="Calibri" w:hAnsi="Calibri" w:cs="Calibri"/>
        </w:rPr>
        <w:t xml:space="preserve">Provide proactive notification before </w:t>
      </w:r>
      <w:r w:rsidR="00630EF3">
        <w:rPr>
          <w:rFonts w:ascii="Calibri" w:hAnsi="Calibri" w:cs="Calibri"/>
        </w:rPr>
        <w:t>SLA breach and enforce accountability through structured escalation</w:t>
      </w:r>
      <w:r w:rsidRPr="00F63A0E" w:rsidR="003B7E5F">
        <w:rPr>
          <w:rFonts w:ascii="Calibri" w:hAnsi="Calibri" w:cs="Calibri"/>
        </w:rPr>
        <w:t>.</w:t>
      </w:r>
    </w:p>
    <w:p w:rsidRPr="005F5608" w:rsidR="00011FE2" w:rsidP="001C3046" w:rsidRDefault="00257D98" w14:paraId="24B8039B" w14:textId="4CA83802">
      <w:pPr>
        <w:pStyle w:val="ListParagraph"/>
        <w:numPr>
          <w:ilvl w:val="0"/>
          <w:numId w:val="48"/>
        </w:numPr>
        <w:ind w:left="720"/>
        <w:jc w:val="both"/>
      </w:pPr>
      <w:r w:rsidRPr="00257D98">
        <w:rPr>
          <w:rFonts w:ascii="Calibri" w:hAnsi="Calibri" w:cs="Calibri"/>
          <w:b/>
          <w:color w:val="000000"/>
        </w:rPr>
        <w:t xml:space="preserve">Automatically update CRM: </w:t>
      </w:r>
      <w:r w:rsidRPr="00257D98">
        <w:rPr>
          <w:rFonts w:ascii="Calibri" w:hAnsi="Calibri" w:cs="Calibri"/>
          <w:bCs/>
          <w:color w:val="000000"/>
        </w:rPr>
        <w:t xml:space="preserve">Cases breaching SLA or resolved are updated in the system, giving agents a </w:t>
      </w:r>
      <w:r w:rsidR="00C914DC">
        <w:rPr>
          <w:rFonts w:ascii="Calibri" w:hAnsi="Calibri" w:cs="Calibri"/>
          <w:bCs/>
          <w:color w:val="000000"/>
        </w:rPr>
        <w:t xml:space="preserve">real time </w:t>
      </w:r>
      <w:r w:rsidRPr="00257D98">
        <w:rPr>
          <w:rFonts w:ascii="Calibri" w:hAnsi="Calibri" w:cs="Calibri"/>
          <w:bCs/>
          <w:color w:val="000000"/>
        </w:rPr>
        <w:t xml:space="preserve">dashboard overview of their </w:t>
      </w:r>
      <w:r w:rsidR="00C914DC">
        <w:rPr>
          <w:rFonts w:ascii="Calibri" w:hAnsi="Calibri" w:cs="Calibri"/>
          <w:bCs/>
          <w:color w:val="000000"/>
        </w:rPr>
        <w:t>SLA compliance status,</w:t>
      </w:r>
      <w:r w:rsidR="00EF5508">
        <w:rPr>
          <w:rFonts w:ascii="Calibri" w:hAnsi="Calibri" w:cs="Calibri"/>
          <w:bCs/>
          <w:color w:val="000000"/>
        </w:rPr>
        <w:t xml:space="preserve"> overdue indicator </w:t>
      </w:r>
      <w:r w:rsidRPr="00257D98">
        <w:rPr>
          <w:rFonts w:ascii="Calibri" w:hAnsi="Calibri" w:cs="Calibri"/>
          <w:bCs/>
          <w:color w:val="000000"/>
        </w:rPr>
        <w:t>and case volume</w:t>
      </w:r>
      <w:r w:rsidR="00EF5508">
        <w:rPr>
          <w:rFonts w:ascii="Calibri" w:hAnsi="Calibri" w:cs="Calibri"/>
          <w:bCs/>
          <w:color w:val="000000"/>
        </w:rPr>
        <w:t xml:space="preserve"> per agent. </w:t>
      </w:r>
    </w:p>
    <w:p w:rsidRPr="0067394E" w:rsidR="005F5608" w:rsidP="005F5608" w:rsidRDefault="005F5608" w14:paraId="5E548F6C" w14:textId="77777777">
      <w:pPr>
        <w:pStyle w:val="ListParagraph"/>
        <w:jc w:val="both"/>
      </w:pPr>
    </w:p>
    <w:p w:rsidRPr="001A6861" w:rsidR="00421A5A" w:rsidP="007C6C3F" w:rsidRDefault="005F2E8F" w14:paraId="7A608A08" w14:textId="7392606E">
      <w:pPr>
        <w:pStyle w:val="Heading3"/>
        <w:spacing w:before="0" w:after="120"/>
        <w:jc w:val="both"/>
        <w:rPr>
          <w:rFonts w:ascii="Calibri" w:hAnsi="Calibri" w:cs="Calibri"/>
        </w:rPr>
      </w:pPr>
      <w:bookmarkStart w:name="_Toc225287839" w:id="83"/>
      <w:r w:rsidRPr="001A6861">
        <w:rPr>
          <w:rFonts w:ascii="Calibri" w:hAnsi="Calibri" w:cs="Calibri"/>
        </w:rPr>
        <w:t xml:space="preserve">Functional </w:t>
      </w:r>
      <w:r w:rsidRPr="001A6861" w:rsidR="00E40537">
        <w:rPr>
          <w:rFonts w:ascii="Calibri" w:hAnsi="Calibri" w:cs="Calibri"/>
        </w:rPr>
        <w:t>Requirements</w:t>
      </w:r>
      <w:bookmarkEnd w:id="83"/>
    </w:p>
    <w:p w:rsidR="00535D24" w:rsidP="007C6C3F" w:rsidRDefault="00535D24" w14:paraId="7C87EFD9" w14:textId="49D055EC">
      <w:pPr>
        <w:pStyle w:val="Heading4"/>
        <w:spacing w:before="0" w:after="120"/>
        <w:jc w:val="both"/>
        <w:rPr>
          <w:rFonts w:ascii="Calibri" w:hAnsi="Calibri" w:cs="Calibri"/>
        </w:rPr>
      </w:pPr>
      <w:r>
        <w:rPr>
          <w:rFonts w:ascii="Calibri" w:hAnsi="Calibri" w:cs="Calibri"/>
        </w:rPr>
        <w:t>Flow 01</w:t>
      </w:r>
      <w:r w:rsidR="00B705C4">
        <w:rPr>
          <w:rFonts w:ascii="Calibri" w:hAnsi="Calibri" w:cs="Calibri"/>
        </w:rPr>
        <w:t xml:space="preserve"> – </w:t>
      </w:r>
      <w:r w:rsidR="00FC03DB">
        <w:rPr>
          <w:rFonts w:ascii="Calibri" w:hAnsi="Calibri" w:cs="Calibri"/>
        </w:rPr>
        <w:t>Tracking Record Creation for selected Email</w:t>
      </w:r>
    </w:p>
    <w:p w:rsidRPr="00983502" w:rsidR="00817A4F" w:rsidP="00E23CB4" w:rsidRDefault="00EE1FB1" w14:paraId="375FD0B6" w14:textId="77080192">
      <w:pPr>
        <w:jc w:val="both"/>
        <w:rPr>
          <w:rFonts w:ascii="Calibri" w:hAnsi="Calibri" w:cs="Calibri"/>
          <w:color w:val="000000"/>
        </w:rPr>
      </w:pPr>
      <w:r w:rsidRPr="00EE1FB1">
        <w:rPr>
          <w:rFonts w:ascii="Calibri" w:hAnsi="Calibri" w:cs="Calibri"/>
          <w:b/>
          <w:color w:val="000000"/>
        </w:rPr>
        <w:t>Purpose:</w:t>
      </w:r>
      <w:r w:rsidRPr="00EE1FB1">
        <w:rPr>
          <w:rFonts w:ascii="Calibri" w:hAnsi="Calibri" w:cs="Calibri"/>
          <w:color w:val="000000"/>
        </w:rPr>
        <w:t xml:space="preserve"> This enhancement </w:t>
      </w:r>
      <w:r w:rsidRPr="00983502" w:rsidR="00983502">
        <w:rPr>
          <w:rFonts w:ascii="Calibri" w:hAnsi="Calibri" w:cs="Calibri"/>
          <w:color w:val="000000"/>
        </w:rPr>
        <w:t>enables the case owner to select an outgoing email for tracking.</w:t>
      </w:r>
      <w:r w:rsidR="00983502">
        <w:rPr>
          <w:rFonts w:ascii="Calibri" w:hAnsi="Calibri" w:cs="Calibri"/>
          <w:color w:val="000000"/>
        </w:rPr>
        <w:t xml:space="preserve"> </w:t>
      </w:r>
      <w:r w:rsidRPr="00983502" w:rsidR="00983502">
        <w:rPr>
          <w:rFonts w:ascii="Calibri" w:hAnsi="Calibri" w:cs="Calibri"/>
          <w:color w:val="000000"/>
        </w:rPr>
        <w:t>Upon selection, the system automatically creates tracking records for each recipient and initiates SLA monitoring.</w:t>
      </w:r>
    </w:p>
    <w:p w:rsidR="004A709B" w:rsidP="00895FE0" w:rsidRDefault="00A0278A" w14:paraId="5EA4DD16" w14:textId="17EE32D5">
      <w:pPr>
        <w:jc w:val="both"/>
        <w:rPr>
          <w:rFonts w:ascii="Calibri" w:hAnsi="Calibri" w:cs="Calibri"/>
          <w:color w:val="000000"/>
        </w:rPr>
      </w:pPr>
      <w:r w:rsidRPr="00A0278A">
        <w:rPr>
          <w:rFonts w:ascii="Calibri" w:hAnsi="Calibri" w:cs="Calibri"/>
          <w:b/>
          <w:bCs/>
          <w:color w:val="000000"/>
        </w:rPr>
        <w:t xml:space="preserve">Trigger: </w:t>
      </w:r>
      <w:r w:rsidRPr="00895FE0" w:rsidR="00895FE0">
        <w:rPr>
          <w:rFonts w:ascii="Calibri" w:hAnsi="Calibri" w:cs="Calibri"/>
          <w:color w:val="000000"/>
        </w:rPr>
        <w:t xml:space="preserve">Case owner selects </w:t>
      </w:r>
      <w:r w:rsidRPr="009967F5" w:rsidR="00895FE0">
        <w:rPr>
          <w:rFonts w:ascii="Calibri" w:hAnsi="Calibri" w:cs="Calibri"/>
          <w:i/>
          <w:iCs/>
          <w:color w:val="000000"/>
        </w:rPr>
        <w:t>"Track"</w:t>
      </w:r>
      <w:r w:rsidRPr="00895FE0" w:rsidR="00895FE0">
        <w:rPr>
          <w:rFonts w:ascii="Calibri" w:hAnsi="Calibri" w:cs="Calibri"/>
          <w:color w:val="000000"/>
        </w:rPr>
        <w:t xml:space="preserve"> in the email options</w:t>
      </w:r>
      <w:r w:rsidR="00B34A48">
        <w:rPr>
          <w:rFonts w:ascii="Calibri" w:hAnsi="Calibri" w:cs="Calibri"/>
          <w:color w:val="000000"/>
        </w:rPr>
        <w:t xml:space="preserve"> within Case Management System or Outlook. </w:t>
      </w:r>
    </w:p>
    <w:p w:rsidRPr="00565701" w:rsidR="00565701" w:rsidP="00D915F6" w:rsidRDefault="00565701" w14:paraId="1BDDFE24" w14:textId="3677A387">
      <w:pPr>
        <w:spacing w:after="120"/>
        <w:jc w:val="both"/>
        <w:rPr>
          <w:rFonts w:ascii="Calibri" w:hAnsi="Calibri" w:cs="Calibri"/>
          <w:b/>
          <w:bCs/>
          <w:color w:val="000000"/>
        </w:rPr>
      </w:pPr>
      <w:r w:rsidRPr="00565701">
        <w:rPr>
          <w:rFonts w:ascii="Calibri" w:hAnsi="Calibri" w:cs="Calibri"/>
          <w:b/>
          <w:bCs/>
          <w:color w:val="000000"/>
        </w:rPr>
        <w:t>System Behaviour:</w:t>
      </w:r>
    </w:p>
    <w:p w:rsidRPr="000005E7" w:rsidR="00E2094D" w:rsidP="00D915F6" w:rsidRDefault="00E2094D" w14:paraId="7418FFCE" w14:textId="7F19CD18">
      <w:pPr>
        <w:spacing w:after="120"/>
        <w:jc w:val="both"/>
        <w:rPr>
          <w:rFonts w:ascii="Calibri" w:hAnsi="Calibri" w:cs="Calibri"/>
          <w:color w:val="000000"/>
        </w:rPr>
      </w:pPr>
      <w:r w:rsidRPr="000005E7">
        <w:rPr>
          <w:rFonts w:ascii="Calibri" w:hAnsi="Calibri" w:cs="Calibri"/>
          <w:color w:val="000000"/>
        </w:rPr>
        <w:t>When triggered, the system shall:</w:t>
      </w:r>
    </w:p>
    <w:p w:rsidR="00662211" w:rsidP="00C77D57" w:rsidRDefault="00E2094D" w14:paraId="4BF55DDA" w14:textId="2EAEAC3C">
      <w:pPr>
        <w:pStyle w:val="ListParagraph"/>
        <w:numPr>
          <w:ilvl w:val="4"/>
          <w:numId w:val="15"/>
        </w:numPr>
        <w:spacing w:after="120"/>
        <w:ind w:left="723"/>
        <w:jc w:val="both"/>
        <w:rPr>
          <w:rFonts w:ascii="Calibri" w:hAnsi="Calibri" w:cs="Calibri"/>
        </w:rPr>
      </w:pPr>
      <w:r w:rsidRPr="000005E7">
        <w:rPr>
          <w:rFonts w:ascii="Calibri" w:hAnsi="Calibri" w:cs="Calibri"/>
        </w:rPr>
        <w:t>C</w:t>
      </w:r>
      <w:r w:rsidR="00466791">
        <w:rPr>
          <w:rFonts w:ascii="Calibri" w:hAnsi="Calibri" w:cs="Calibri"/>
        </w:rPr>
        <w:t xml:space="preserve">aptures the </w:t>
      </w:r>
      <w:r w:rsidR="00662211">
        <w:rPr>
          <w:rFonts w:ascii="Calibri" w:hAnsi="Calibri" w:cs="Calibri"/>
        </w:rPr>
        <w:t>following details from the selected email</w:t>
      </w:r>
      <w:r w:rsidR="00090987">
        <w:rPr>
          <w:rFonts w:ascii="Calibri" w:hAnsi="Calibri" w:cs="Calibri"/>
        </w:rPr>
        <w:t>:</w:t>
      </w:r>
    </w:p>
    <w:p w:rsidR="00662211" w:rsidP="00C77D57" w:rsidRDefault="00466791" w14:paraId="57C27F59" w14:textId="77777777">
      <w:pPr>
        <w:pStyle w:val="ListParagraph"/>
        <w:numPr>
          <w:ilvl w:val="5"/>
          <w:numId w:val="15"/>
        </w:numPr>
        <w:spacing w:after="120"/>
        <w:ind w:left="1443"/>
        <w:jc w:val="both"/>
        <w:rPr>
          <w:rFonts w:ascii="Calibri" w:hAnsi="Calibri" w:cs="Calibri"/>
        </w:rPr>
      </w:pPr>
      <w:r>
        <w:rPr>
          <w:rFonts w:ascii="Calibri" w:hAnsi="Calibri" w:cs="Calibri"/>
        </w:rPr>
        <w:t xml:space="preserve">Case ID, </w:t>
      </w:r>
    </w:p>
    <w:p w:rsidR="00662211" w:rsidP="00C77D57" w:rsidRDefault="00662211" w14:paraId="5DB72854" w14:textId="77777777">
      <w:pPr>
        <w:pStyle w:val="ListParagraph"/>
        <w:numPr>
          <w:ilvl w:val="5"/>
          <w:numId w:val="15"/>
        </w:numPr>
        <w:spacing w:after="120"/>
        <w:ind w:left="1443"/>
        <w:jc w:val="both"/>
        <w:rPr>
          <w:rFonts w:ascii="Calibri" w:hAnsi="Calibri" w:cs="Calibri"/>
        </w:rPr>
      </w:pPr>
      <w:r>
        <w:rPr>
          <w:rFonts w:ascii="Calibri" w:hAnsi="Calibri" w:cs="Calibri"/>
        </w:rPr>
        <w:t xml:space="preserve">Email </w:t>
      </w:r>
      <w:r w:rsidR="00466791">
        <w:rPr>
          <w:rFonts w:ascii="Calibri" w:hAnsi="Calibri" w:cs="Calibri"/>
        </w:rPr>
        <w:t xml:space="preserve">Sent Date, </w:t>
      </w:r>
    </w:p>
    <w:p w:rsidR="00E2094D" w:rsidP="00C77D57" w:rsidRDefault="00466791" w14:paraId="155EAFEA" w14:textId="13EEA738">
      <w:pPr>
        <w:pStyle w:val="ListParagraph"/>
        <w:numPr>
          <w:ilvl w:val="5"/>
          <w:numId w:val="15"/>
        </w:numPr>
        <w:spacing w:after="120"/>
        <w:ind w:left="1443"/>
        <w:jc w:val="both"/>
        <w:rPr>
          <w:rFonts w:ascii="Calibri" w:hAnsi="Calibri" w:cs="Calibri"/>
        </w:rPr>
      </w:pPr>
      <w:r>
        <w:rPr>
          <w:rFonts w:ascii="Calibri" w:hAnsi="Calibri" w:cs="Calibri"/>
        </w:rPr>
        <w:t>To recipient’s email</w:t>
      </w:r>
      <w:r w:rsidR="00662211">
        <w:rPr>
          <w:rFonts w:ascii="Calibri" w:hAnsi="Calibri" w:cs="Calibri"/>
        </w:rPr>
        <w:t xml:space="preserve"> address</w:t>
      </w:r>
    </w:p>
    <w:p w:rsidR="00EA65B6" w:rsidP="00C77D57" w:rsidRDefault="00EA65B6" w14:paraId="1E81034B" w14:textId="6773B16D">
      <w:pPr>
        <w:pStyle w:val="ListParagraph"/>
        <w:numPr>
          <w:ilvl w:val="5"/>
          <w:numId w:val="15"/>
        </w:numPr>
        <w:spacing w:after="120"/>
        <w:ind w:left="1443"/>
        <w:jc w:val="both"/>
        <w:rPr>
          <w:rFonts w:ascii="Calibri" w:hAnsi="Calibri" w:cs="Calibri"/>
        </w:rPr>
      </w:pPr>
      <w:r>
        <w:rPr>
          <w:rFonts w:ascii="Calibri" w:hAnsi="Calibri" w:cs="Calibri"/>
        </w:rPr>
        <w:t>CC recipients’ email address</w:t>
      </w:r>
    </w:p>
    <w:p w:rsidR="00E31D80" w:rsidP="00C77D57" w:rsidRDefault="00466791" w14:paraId="6E713A2C" w14:textId="77777777">
      <w:pPr>
        <w:pStyle w:val="ListParagraph"/>
        <w:numPr>
          <w:ilvl w:val="4"/>
          <w:numId w:val="15"/>
        </w:numPr>
        <w:ind w:left="723"/>
        <w:jc w:val="both"/>
        <w:rPr>
          <w:rFonts w:ascii="Calibri" w:hAnsi="Calibri" w:cs="Calibri"/>
        </w:rPr>
      </w:pPr>
      <w:r w:rsidRPr="00544587">
        <w:rPr>
          <w:rFonts w:ascii="Calibri" w:hAnsi="Calibri" w:cs="Calibri"/>
        </w:rPr>
        <w:t xml:space="preserve">Create </w:t>
      </w:r>
      <w:r w:rsidRPr="00544587" w:rsidR="004019FC">
        <w:rPr>
          <w:rFonts w:ascii="Calibri" w:hAnsi="Calibri" w:cs="Calibri"/>
        </w:rPr>
        <w:t xml:space="preserve">a tracking record for each TO recipient. </w:t>
      </w:r>
      <w:r w:rsidRPr="00544587" w:rsidR="00662211">
        <w:rPr>
          <w:rFonts w:ascii="Calibri" w:hAnsi="Calibri" w:cs="Calibri"/>
        </w:rPr>
        <w:t>Each record is assigned a tracking ID.</w:t>
      </w:r>
    </w:p>
    <w:p w:rsidRPr="00E31D80" w:rsidR="00E31D80" w:rsidP="00C77D57" w:rsidRDefault="00D733E9" w14:paraId="1920BE4A" w14:textId="77777777">
      <w:pPr>
        <w:pStyle w:val="ListParagraph"/>
        <w:numPr>
          <w:ilvl w:val="4"/>
          <w:numId w:val="15"/>
        </w:numPr>
        <w:ind w:left="723"/>
        <w:jc w:val="both"/>
        <w:rPr>
          <w:rFonts w:ascii="Calibri" w:hAnsi="Calibri" w:cs="Calibri"/>
        </w:rPr>
      </w:pPr>
      <w:r w:rsidRPr="00E31D80">
        <w:rPr>
          <w:rFonts w:ascii="Calibri" w:hAnsi="Calibri" w:cs="Calibri"/>
          <w:color w:val="000000"/>
        </w:rPr>
        <w:t>Record case details, including To and CC recipients and remarks, within Dynamics 365 on the Agent Tracking page.</w:t>
      </w:r>
    </w:p>
    <w:p w:rsidRPr="00E31D80" w:rsidR="00D733E9" w:rsidP="00C77D57" w:rsidRDefault="00D733E9" w14:paraId="1B1A07B6" w14:textId="0EBD8EEC">
      <w:pPr>
        <w:pStyle w:val="ListParagraph"/>
        <w:numPr>
          <w:ilvl w:val="4"/>
          <w:numId w:val="15"/>
        </w:numPr>
        <w:ind w:left="723"/>
        <w:jc w:val="both"/>
        <w:rPr>
          <w:rFonts w:ascii="Calibri" w:hAnsi="Calibri" w:cs="Calibri"/>
        </w:rPr>
      </w:pPr>
      <w:commentRangeStart w:id="84"/>
      <w:commentRangeStart w:id="85"/>
      <w:commentRangeStart w:id="86"/>
      <w:commentRangeStart w:id="87"/>
      <w:r w:rsidRPr="00E31D80">
        <w:rPr>
          <w:rFonts w:ascii="Calibri" w:hAnsi="Calibri" w:cs="Calibri"/>
        </w:rPr>
        <w:t>Populate</w:t>
      </w:r>
      <w:commentRangeEnd w:id="84"/>
      <w:r w:rsidRPr="00E31D80">
        <w:rPr>
          <w:rStyle w:val="CommentReference"/>
          <w:rFonts w:ascii="Calibri" w:hAnsi="Calibri" w:cs="Calibri"/>
          <w:sz w:val="24"/>
          <w:szCs w:val="24"/>
        </w:rPr>
        <w:commentReference w:id="84"/>
      </w:r>
      <w:commentRangeEnd w:id="85"/>
      <w:r>
        <w:rPr>
          <w:rStyle w:val="CommentReference"/>
        </w:rPr>
        <w:commentReference w:id="85"/>
      </w:r>
      <w:commentRangeEnd w:id="86"/>
      <w:r>
        <w:rPr>
          <w:rStyle w:val="CommentReference"/>
        </w:rPr>
        <w:commentReference w:id="86"/>
      </w:r>
      <w:commentRangeEnd w:id="87"/>
      <w:r>
        <w:rPr>
          <w:rStyle w:val="CommentReference"/>
        </w:rPr>
        <w:commentReference w:id="87"/>
      </w:r>
      <w:r w:rsidRPr="00E31D80">
        <w:rPr>
          <w:rFonts w:ascii="Calibri" w:hAnsi="Calibri" w:cs="Calibri"/>
        </w:rPr>
        <w:t>:</w:t>
      </w:r>
    </w:p>
    <w:p w:rsidR="00B50C3A" w:rsidP="001C3046" w:rsidRDefault="00B50C3A" w14:paraId="70E17E6C" w14:textId="0876E019">
      <w:pPr>
        <w:pStyle w:val="ListParagraph"/>
        <w:numPr>
          <w:ilvl w:val="1"/>
          <w:numId w:val="40"/>
        </w:numPr>
        <w:spacing w:after="120" w:line="240" w:lineRule="auto"/>
        <w:jc w:val="both"/>
        <w:rPr>
          <w:rFonts w:ascii="Calibri" w:hAnsi="Calibri" w:cs="Calibri"/>
        </w:rPr>
      </w:pPr>
      <w:r>
        <w:rPr>
          <w:rFonts w:ascii="Calibri" w:hAnsi="Calibri" w:cs="Calibri"/>
        </w:rPr>
        <w:t>Tracking ID</w:t>
      </w:r>
    </w:p>
    <w:p w:rsidRPr="001A6861" w:rsidR="00D733E9" w:rsidP="001C3046" w:rsidRDefault="00D733E9" w14:paraId="50A68198" w14:textId="3A191FB0">
      <w:pPr>
        <w:pStyle w:val="ListParagraph"/>
        <w:numPr>
          <w:ilvl w:val="1"/>
          <w:numId w:val="40"/>
        </w:numPr>
        <w:spacing w:after="120" w:line="240" w:lineRule="auto"/>
        <w:jc w:val="both"/>
        <w:rPr>
          <w:rFonts w:ascii="Calibri" w:hAnsi="Calibri" w:cs="Calibri"/>
        </w:rPr>
      </w:pPr>
      <w:r w:rsidRPr="69A39596">
        <w:rPr>
          <w:rFonts w:ascii="Calibri" w:hAnsi="Calibri" w:cs="Calibri"/>
        </w:rPr>
        <w:t xml:space="preserve">Assigned Agent Name </w:t>
      </w:r>
    </w:p>
    <w:p w:rsidRPr="001A6861" w:rsidR="00D733E9" w:rsidP="001C3046" w:rsidRDefault="00D733E9" w14:paraId="1EC69211" w14:textId="77777777">
      <w:pPr>
        <w:pStyle w:val="ListParagraph"/>
        <w:numPr>
          <w:ilvl w:val="1"/>
          <w:numId w:val="40"/>
        </w:numPr>
        <w:spacing w:after="120" w:line="240" w:lineRule="auto"/>
        <w:jc w:val="both"/>
        <w:rPr>
          <w:rFonts w:ascii="Calibri" w:hAnsi="Calibri" w:cs="Calibri"/>
        </w:rPr>
      </w:pPr>
      <w:r w:rsidRPr="69A39596">
        <w:rPr>
          <w:rFonts w:ascii="Calibri" w:hAnsi="Calibri" w:cs="Calibri"/>
        </w:rPr>
        <w:t xml:space="preserve">CC-ed Name </w:t>
      </w:r>
    </w:p>
    <w:p w:rsidR="00D733E9" w:rsidP="001C3046" w:rsidRDefault="00D733E9" w14:paraId="42DE5497" w14:textId="77777777">
      <w:pPr>
        <w:pStyle w:val="ListParagraph"/>
        <w:numPr>
          <w:ilvl w:val="1"/>
          <w:numId w:val="40"/>
        </w:numPr>
        <w:spacing w:after="100" w:afterAutospacing="1" w:line="240" w:lineRule="auto"/>
        <w:ind w:left="1434" w:hanging="357"/>
        <w:contextualSpacing w:val="0"/>
        <w:jc w:val="both"/>
        <w:rPr>
          <w:rFonts w:ascii="Calibri" w:hAnsi="Calibri" w:cs="Calibri"/>
        </w:rPr>
      </w:pPr>
      <w:r w:rsidRPr="69A39596">
        <w:rPr>
          <w:rFonts w:ascii="Calibri" w:hAnsi="Calibri" w:cs="Calibri"/>
        </w:rPr>
        <w:t xml:space="preserve">Assignment Date = current date/time, Now() </w:t>
      </w:r>
    </w:p>
    <w:p w:rsidR="00D733E9" w:rsidP="001C3046" w:rsidRDefault="00D733E9" w14:paraId="66600A75" w14:textId="77777777">
      <w:pPr>
        <w:pStyle w:val="ListParagraph"/>
        <w:numPr>
          <w:ilvl w:val="1"/>
          <w:numId w:val="40"/>
        </w:numPr>
        <w:spacing w:after="120" w:line="240" w:lineRule="auto"/>
        <w:ind w:left="1434" w:hanging="357"/>
        <w:contextualSpacing w:val="0"/>
        <w:jc w:val="both"/>
        <w:rPr>
          <w:rFonts w:ascii="Calibri" w:hAnsi="Calibri" w:cs="Calibri"/>
        </w:rPr>
      </w:pPr>
      <w:r>
        <w:rPr>
          <w:rFonts w:ascii="Calibri" w:hAnsi="Calibri" w:cs="Calibri"/>
        </w:rPr>
        <w:t>Assigned Agent Email Address</w:t>
      </w:r>
    </w:p>
    <w:p w:rsidRPr="001A6861" w:rsidR="00036DA0" w:rsidP="001C3046" w:rsidRDefault="00036DA0" w14:paraId="5D4DA0FD" w14:textId="46E6EE9B">
      <w:pPr>
        <w:pStyle w:val="ListParagraph"/>
        <w:numPr>
          <w:ilvl w:val="0"/>
          <w:numId w:val="60"/>
        </w:numPr>
        <w:spacing w:after="120" w:line="240" w:lineRule="auto"/>
        <w:jc w:val="both"/>
        <w:rPr>
          <w:rFonts w:ascii="Calibri" w:hAnsi="Calibri" w:cs="Calibri"/>
        </w:rPr>
      </w:pPr>
      <w:commentRangeStart w:id="88"/>
      <w:commentRangeStart w:id="89"/>
      <w:commentRangeStart w:id="90"/>
      <w:commentRangeStart w:id="91"/>
      <w:commentRangeStart w:id="92"/>
      <w:r>
        <w:rPr>
          <w:rFonts w:ascii="Calibri" w:hAnsi="Calibri" w:cs="Calibri"/>
        </w:rPr>
        <w:t>Agent s</w:t>
      </w:r>
      <w:r w:rsidRPr="001A6861">
        <w:rPr>
          <w:rFonts w:ascii="Calibri" w:hAnsi="Calibri" w:cs="Calibri"/>
        </w:rPr>
        <w:t xml:space="preserve">ends assignment </w:t>
      </w:r>
      <w:r>
        <w:rPr>
          <w:rFonts w:ascii="Calibri" w:hAnsi="Calibri" w:cs="Calibri"/>
        </w:rPr>
        <w:t>via Teams</w:t>
      </w:r>
      <w:r w:rsidR="000A6375">
        <w:rPr>
          <w:rFonts w:hint="eastAsia" w:ascii="Calibri" w:hAnsi="Calibri" w:cs="Calibri"/>
        </w:rPr>
        <w:t xml:space="preserve"> Channel</w:t>
      </w:r>
      <w:r>
        <w:rPr>
          <w:rFonts w:ascii="Calibri" w:hAnsi="Calibri" w:cs="Calibri"/>
        </w:rPr>
        <w:t xml:space="preserve"> </w:t>
      </w:r>
      <w:commentRangeEnd w:id="88"/>
      <w:r w:rsidRPr="001A6861">
        <w:rPr>
          <w:rStyle w:val="CommentReference"/>
          <w:rFonts w:ascii="Calibri" w:hAnsi="Calibri" w:cs="Calibri"/>
          <w:sz w:val="24"/>
          <w:szCs w:val="24"/>
        </w:rPr>
        <w:commentReference w:id="88"/>
      </w:r>
      <w:commentRangeEnd w:id="89"/>
      <w:r>
        <w:rPr>
          <w:rStyle w:val="CommentReference"/>
        </w:rPr>
        <w:commentReference w:id="89"/>
      </w:r>
      <w:commentRangeEnd w:id="90"/>
      <w:r>
        <w:rPr>
          <w:rStyle w:val="CommentReference"/>
        </w:rPr>
        <w:commentReference w:id="90"/>
      </w:r>
      <w:commentRangeEnd w:id="91"/>
      <w:r>
        <w:rPr>
          <w:rStyle w:val="CommentReference"/>
        </w:rPr>
        <w:commentReference w:id="91"/>
      </w:r>
      <w:commentRangeEnd w:id="92"/>
      <w:r>
        <w:rPr>
          <w:rStyle w:val="CommentReference"/>
        </w:rPr>
        <w:commentReference w:id="92"/>
      </w:r>
    </w:p>
    <w:p w:rsidRPr="00036DA0" w:rsidR="00C16986" w:rsidP="001C3046" w:rsidRDefault="00C16986" w14:paraId="083698A7" w14:textId="5D183B9E">
      <w:pPr>
        <w:pStyle w:val="ListParagraph"/>
        <w:numPr>
          <w:ilvl w:val="0"/>
          <w:numId w:val="60"/>
        </w:numPr>
        <w:spacing w:after="120" w:line="240" w:lineRule="auto"/>
        <w:jc w:val="both"/>
        <w:rPr>
          <w:rFonts w:ascii="Calibri" w:hAnsi="Calibri" w:cs="Calibri"/>
        </w:rPr>
      </w:pPr>
      <w:r w:rsidRPr="00036DA0">
        <w:rPr>
          <w:rFonts w:ascii="Calibri" w:hAnsi="Calibri" w:cs="Calibri"/>
        </w:rPr>
        <w:t xml:space="preserve">Store and display all tracking records under the </w:t>
      </w:r>
    </w:p>
    <w:p w:rsidR="00C16986" w:rsidP="00D01319" w:rsidRDefault="00C16986" w14:paraId="5317BD2E" w14:textId="77777777">
      <w:pPr>
        <w:pStyle w:val="ListParagraph"/>
        <w:numPr>
          <w:ilvl w:val="1"/>
          <w:numId w:val="15"/>
        </w:numPr>
        <w:spacing w:after="0" w:line="240" w:lineRule="auto"/>
        <w:jc w:val="both"/>
        <w:rPr>
          <w:rFonts w:ascii="Calibri" w:hAnsi="Calibri" w:cs="Calibri"/>
        </w:rPr>
      </w:pPr>
      <w:r>
        <w:rPr>
          <w:rFonts w:ascii="Calibri" w:hAnsi="Calibri" w:cs="Calibri"/>
        </w:rPr>
        <w:t>“Agent Tracking” tab in the case record</w:t>
      </w:r>
    </w:p>
    <w:p w:rsidR="0098551D" w:rsidP="00D01319" w:rsidRDefault="00C16986" w14:paraId="05B9550D" w14:textId="234160BE">
      <w:pPr>
        <w:pStyle w:val="ListParagraph"/>
        <w:numPr>
          <w:ilvl w:val="1"/>
          <w:numId w:val="15"/>
        </w:numPr>
        <w:spacing w:line="240" w:lineRule="auto"/>
        <w:jc w:val="both"/>
        <w:rPr>
          <w:rFonts w:ascii="Calibri" w:hAnsi="Calibri" w:cs="Calibri"/>
        </w:rPr>
      </w:pPr>
      <w:r>
        <w:rPr>
          <w:rFonts w:ascii="Calibri" w:hAnsi="Calibri" w:cs="Calibri"/>
        </w:rPr>
        <w:t>Presented in a grid/table view</w:t>
      </w:r>
      <w:r w:rsidR="0098551D">
        <w:rPr>
          <w:rFonts w:ascii="Calibri" w:hAnsi="Calibri" w:cs="Calibri"/>
        </w:rPr>
        <w:t xml:space="preserve">. </w:t>
      </w:r>
    </w:p>
    <w:p w:rsidRPr="00574BBE" w:rsidR="00574BBE" w:rsidP="00F027C4" w:rsidRDefault="00090987" w14:paraId="0B305931" w14:textId="1C0C074E">
      <w:pPr>
        <w:spacing w:before="240" w:after="120"/>
        <w:jc w:val="both"/>
        <w:rPr>
          <w:rFonts w:ascii="Calibri" w:hAnsi="Calibri" w:cs="Calibri"/>
          <w:b/>
          <w:bCs/>
        </w:rPr>
      </w:pPr>
      <w:r>
        <w:rPr>
          <w:rFonts w:ascii="Calibri" w:hAnsi="Calibri" w:cs="Calibri"/>
          <w:b/>
          <w:bCs/>
        </w:rPr>
        <w:t>Acceptance Criteria</w:t>
      </w:r>
      <w:r w:rsidRPr="00574BBE" w:rsidR="00574BBE">
        <w:rPr>
          <w:rFonts w:ascii="Calibri" w:hAnsi="Calibri" w:cs="Calibri"/>
          <w:b/>
          <w:bCs/>
        </w:rPr>
        <w:t>:</w:t>
      </w:r>
    </w:p>
    <w:p w:rsidR="00544587" w:rsidP="00C77D57" w:rsidRDefault="00544587" w14:paraId="4FD27825" w14:textId="77777777">
      <w:pPr>
        <w:pStyle w:val="ListParagraph"/>
        <w:numPr>
          <w:ilvl w:val="1"/>
          <w:numId w:val="15"/>
        </w:numPr>
        <w:spacing w:after="120"/>
        <w:ind w:left="723"/>
        <w:jc w:val="both"/>
        <w:rPr>
          <w:rFonts w:ascii="Calibri" w:hAnsi="Calibri" w:cs="Calibri"/>
        </w:rPr>
      </w:pPr>
      <w:r>
        <w:rPr>
          <w:rFonts w:ascii="Calibri" w:hAnsi="Calibri" w:cs="Calibri"/>
        </w:rPr>
        <w:t>Only selected email will be tracked</w:t>
      </w:r>
    </w:p>
    <w:p w:rsidR="00574BBE" w:rsidP="00C77D57" w:rsidRDefault="007F6BF8" w14:paraId="2FF6F917" w14:textId="74E6A846">
      <w:pPr>
        <w:pStyle w:val="ListParagraph"/>
        <w:numPr>
          <w:ilvl w:val="1"/>
          <w:numId w:val="15"/>
        </w:numPr>
        <w:spacing w:after="120"/>
        <w:ind w:left="723"/>
        <w:jc w:val="both"/>
        <w:rPr>
          <w:rFonts w:ascii="Calibri" w:hAnsi="Calibri" w:cs="Calibri"/>
        </w:rPr>
      </w:pPr>
      <w:r>
        <w:rPr>
          <w:rFonts w:ascii="Calibri" w:hAnsi="Calibri" w:cs="Calibri"/>
        </w:rPr>
        <w:t>Only “TO Recipients” are included in tracking</w:t>
      </w:r>
    </w:p>
    <w:p w:rsidR="007F6BF8" w:rsidP="00C77D57" w:rsidRDefault="007F6BF8" w14:paraId="47B62BDD" w14:textId="493FD623">
      <w:pPr>
        <w:pStyle w:val="ListParagraph"/>
        <w:numPr>
          <w:ilvl w:val="1"/>
          <w:numId w:val="15"/>
        </w:numPr>
        <w:spacing w:after="120"/>
        <w:ind w:left="723"/>
        <w:jc w:val="both"/>
        <w:rPr>
          <w:rFonts w:ascii="Calibri" w:hAnsi="Calibri" w:cs="Calibri"/>
        </w:rPr>
      </w:pPr>
      <w:r>
        <w:rPr>
          <w:rFonts w:ascii="Calibri" w:hAnsi="Calibri" w:cs="Calibri"/>
        </w:rPr>
        <w:t>“CC recipient” are not tracked</w:t>
      </w:r>
    </w:p>
    <w:p w:rsidR="007F6BF8" w:rsidP="00C77D57" w:rsidRDefault="007F6BF8" w14:paraId="6E64B720" w14:textId="6842488F">
      <w:pPr>
        <w:pStyle w:val="ListParagraph"/>
        <w:numPr>
          <w:ilvl w:val="1"/>
          <w:numId w:val="15"/>
        </w:numPr>
        <w:spacing w:after="120"/>
        <w:ind w:left="723"/>
        <w:jc w:val="both"/>
        <w:rPr>
          <w:rFonts w:ascii="Calibri" w:hAnsi="Calibri" w:cs="Calibri"/>
        </w:rPr>
      </w:pPr>
      <w:r>
        <w:rPr>
          <w:rFonts w:ascii="Calibri" w:hAnsi="Calibri" w:cs="Calibri"/>
        </w:rPr>
        <w:t>One tracking record is created per recipient</w:t>
      </w:r>
    </w:p>
    <w:p w:rsidR="007F6BF8" w:rsidP="00C77D57" w:rsidRDefault="007F6BF8" w14:paraId="10CE64E3" w14:textId="4AE0EAE1">
      <w:pPr>
        <w:pStyle w:val="ListParagraph"/>
        <w:numPr>
          <w:ilvl w:val="1"/>
          <w:numId w:val="15"/>
        </w:numPr>
        <w:spacing w:after="120"/>
        <w:ind w:left="723"/>
        <w:jc w:val="both"/>
        <w:rPr>
          <w:rFonts w:ascii="Calibri" w:hAnsi="Calibri" w:cs="Calibri"/>
        </w:rPr>
      </w:pPr>
      <w:r>
        <w:rPr>
          <w:rFonts w:ascii="Calibri" w:hAnsi="Calibri" w:cs="Calibri"/>
        </w:rPr>
        <w:t>SLA tracking starts immediately upon email sent</w:t>
      </w:r>
    </w:p>
    <w:p w:rsidR="007F6BF8" w:rsidP="00C77D57" w:rsidRDefault="007F6BF8" w14:paraId="548288B1" w14:textId="72BF8D75">
      <w:pPr>
        <w:pStyle w:val="ListParagraph"/>
        <w:numPr>
          <w:ilvl w:val="1"/>
          <w:numId w:val="15"/>
        </w:numPr>
        <w:spacing w:after="120"/>
        <w:ind w:left="723"/>
        <w:jc w:val="both"/>
        <w:rPr>
          <w:rFonts w:ascii="Calibri" w:hAnsi="Calibri" w:cs="Calibri"/>
        </w:rPr>
      </w:pPr>
      <w:r>
        <w:rPr>
          <w:rFonts w:ascii="Calibri" w:hAnsi="Calibri" w:cs="Calibri"/>
        </w:rPr>
        <w:t>Tracking records are automat</w:t>
      </w:r>
      <w:r w:rsidR="000D1434">
        <w:rPr>
          <w:rFonts w:ascii="Calibri" w:hAnsi="Calibri" w:cs="Calibri"/>
        </w:rPr>
        <w:t>ically linked to the Case ID</w:t>
      </w:r>
    </w:p>
    <w:p w:rsidRPr="00DB2C5F" w:rsidR="006F7557" w:rsidP="006F7557" w:rsidRDefault="006F7557" w14:paraId="0B48A504" w14:textId="77777777">
      <w:pPr>
        <w:spacing w:before="240" w:after="120"/>
        <w:rPr>
          <w:rFonts w:ascii="Calibri" w:hAnsi="Calibri" w:cs="Calibri"/>
          <w:b/>
          <w:bCs/>
        </w:rPr>
      </w:pPr>
      <w:r w:rsidRPr="00DB2C5F">
        <w:rPr>
          <w:rFonts w:ascii="Calibri" w:hAnsi="Calibri" w:cs="Calibri"/>
          <w:b/>
          <w:bCs/>
        </w:rPr>
        <w:t>Agent Tracking Table (UI Display)</w:t>
      </w:r>
    </w:p>
    <w:p w:rsidRPr="00DB2C5F" w:rsidR="006F7557" w:rsidP="006F7557" w:rsidRDefault="006F7557" w14:paraId="7CEF46B1" w14:textId="77777777">
      <w:pPr>
        <w:rPr>
          <w:rFonts w:ascii="Calibri" w:hAnsi="Calibri" w:cs="Calibri"/>
        </w:rPr>
      </w:pPr>
      <w:r w:rsidRPr="00DB2C5F">
        <w:rPr>
          <w:rFonts w:ascii="Calibri" w:hAnsi="Calibri" w:cs="Calibri"/>
        </w:rPr>
        <w:t>Tracking records shall be displayed in a grid with the following fields.</w:t>
      </w:r>
    </w:p>
    <w:tbl>
      <w:tblPr>
        <w:tblStyle w:val="TableGrid"/>
        <w:tblW w:w="9066" w:type="dxa"/>
        <w:tblLook w:val="04A0" w:firstRow="1" w:lastRow="0" w:firstColumn="1" w:lastColumn="0" w:noHBand="0" w:noVBand="1"/>
      </w:tblPr>
      <w:tblGrid>
        <w:gridCol w:w="2206"/>
        <w:gridCol w:w="1334"/>
        <w:gridCol w:w="5526"/>
      </w:tblGrid>
      <w:tr w:rsidRPr="001A6861" w:rsidR="004F75AA" w14:paraId="5C198F11" w14:textId="77777777">
        <w:tc>
          <w:tcPr>
            <w:tcW w:w="1785" w:type="dxa"/>
            <w:shd w:val="clear" w:color="auto" w:fill="A5C9EB" w:themeFill="text2" w:themeFillTint="40"/>
            <w:hideMark/>
          </w:tcPr>
          <w:p w:rsidR="006F7557" w:rsidRDefault="006F7557" w14:paraId="0277F601" w14:textId="77777777">
            <w:pPr>
              <w:jc w:val="center"/>
              <w:rPr>
                <w:rFonts w:ascii="Calibri" w:hAnsi="Calibri" w:eastAsia="Calibri" w:cs="Calibri"/>
                <w:b/>
                <w:bCs/>
              </w:rPr>
            </w:pPr>
            <w:commentRangeStart w:id="93"/>
            <w:r w:rsidRPr="6EF4C01A">
              <w:rPr>
                <w:rFonts w:ascii="Calibri" w:hAnsi="Calibri" w:eastAsia="Calibri" w:cs="Calibri"/>
                <w:b/>
                <w:bCs/>
              </w:rPr>
              <w:t>Field</w:t>
            </w:r>
          </w:p>
        </w:tc>
        <w:tc>
          <w:tcPr>
            <w:tcW w:w="1357" w:type="dxa"/>
            <w:shd w:val="clear" w:color="auto" w:fill="A5C9EB" w:themeFill="text2" w:themeFillTint="40"/>
            <w:hideMark/>
          </w:tcPr>
          <w:p w:rsidR="006F7557" w:rsidRDefault="006F7557" w14:paraId="4F254806" w14:textId="77777777">
            <w:pPr>
              <w:jc w:val="center"/>
              <w:rPr>
                <w:rFonts w:ascii="Calibri" w:hAnsi="Calibri" w:eastAsia="Calibri" w:cs="Calibri"/>
                <w:b/>
                <w:bCs/>
              </w:rPr>
            </w:pPr>
            <w:r w:rsidRPr="6EF4C01A">
              <w:rPr>
                <w:rFonts w:ascii="Calibri" w:hAnsi="Calibri" w:eastAsia="Calibri" w:cs="Calibri"/>
                <w:b/>
                <w:bCs/>
              </w:rPr>
              <w:t>Type</w:t>
            </w:r>
          </w:p>
        </w:tc>
        <w:tc>
          <w:tcPr>
            <w:tcW w:w="5924" w:type="dxa"/>
            <w:shd w:val="clear" w:color="auto" w:fill="A5C9EB" w:themeFill="text2" w:themeFillTint="40"/>
            <w:hideMark/>
          </w:tcPr>
          <w:p w:rsidR="006F7557" w:rsidRDefault="006F7557" w14:paraId="6448E8D8" w14:textId="77777777">
            <w:pPr>
              <w:jc w:val="center"/>
              <w:rPr>
                <w:rFonts w:ascii="Calibri" w:hAnsi="Calibri" w:eastAsia="Calibri" w:cs="Calibri"/>
                <w:b/>
                <w:bCs/>
              </w:rPr>
            </w:pPr>
            <w:r w:rsidRPr="6EF4C01A">
              <w:rPr>
                <w:rFonts w:ascii="Calibri" w:hAnsi="Calibri" w:eastAsia="Calibri" w:cs="Calibri"/>
                <w:b/>
                <w:bCs/>
              </w:rPr>
              <w:t>Purpose</w:t>
            </w:r>
            <w:commentRangeEnd w:id="93"/>
            <w:r>
              <w:rPr>
                <w:rStyle w:val="CommentReference"/>
                <w:rFonts w:ascii="Calibri" w:hAnsi="Calibri" w:eastAsia="Calibri" w:cs="Calibri"/>
                <w:b/>
                <w:bCs/>
                <w:sz w:val="24"/>
                <w:szCs w:val="24"/>
              </w:rPr>
              <w:commentReference w:id="93"/>
            </w:r>
          </w:p>
        </w:tc>
      </w:tr>
      <w:tr w:rsidRPr="001A6861" w:rsidR="004F75AA" w14:paraId="46EB93E3" w14:textId="77777777">
        <w:tc>
          <w:tcPr>
            <w:tcW w:w="1785" w:type="dxa"/>
            <w:hideMark/>
          </w:tcPr>
          <w:p w:rsidR="006F7557" w:rsidRDefault="006F7557" w14:paraId="5B926EE4" w14:textId="77777777">
            <w:pPr>
              <w:rPr>
                <w:rFonts w:ascii="Calibri" w:hAnsi="Calibri" w:eastAsia="Calibri" w:cs="Calibri"/>
                <w:b/>
                <w:bCs/>
              </w:rPr>
            </w:pPr>
            <w:r w:rsidRPr="6EF4C01A">
              <w:rPr>
                <w:rFonts w:ascii="Calibri" w:hAnsi="Calibri" w:eastAsia="Calibri" w:cs="Calibri"/>
                <w:b/>
                <w:bCs/>
              </w:rPr>
              <w:t>Record ID</w:t>
            </w:r>
          </w:p>
        </w:tc>
        <w:tc>
          <w:tcPr>
            <w:tcW w:w="1357" w:type="dxa"/>
            <w:hideMark/>
          </w:tcPr>
          <w:p w:rsidR="006F7557" w:rsidRDefault="006F7557" w14:paraId="1BB51A5D" w14:textId="77777777">
            <w:pPr>
              <w:rPr>
                <w:rFonts w:ascii="Calibri" w:hAnsi="Calibri" w:eastAsia="Calibri" w:cs="Calibri"/>
              </w:rPr>
            </w:pPr>
            <w:r w:rsidRPr="6EF4C01A">
              <w:rPr>
                <w:rFonts w:ascii="Calibri" w:hAnsi="Calibri" w:eastAsia="Calibri" w:cs="Calibri"/>
              </w:rPr>
              <w:t>Hyperlink</w:t>
            </w:r>
          </w:p>
        </w:tc>
        <w:tc>
          <w:tcPr>
            <w:tcW w:w="5924" w:type="dxa"/>
            <w:hideMark/>
          </w:tcPr>
          <w:p w:rsidR="006F7557" w:rsidP="008C2B66" w:rsidRDefault="006F7557" w14:paraId="0DC12D17" w14:textId="4E21F596">
            <w:pPr>
              <w:rPr>
                <w:rFonts w:ascii="Calibri" w:hAnsi="Calibri" w:eastAsia="Calibri" w:cs="Calibri"/>
              </w:rPr>
            </w:pPr>
            <w:r w:rsidRPr="6EF4C01A">
              <w:rPr>
                <w:rFonts w:ascii="Calibri" w:hAnsi="Calibri" w:eastAsia="Calibri" w:cs="Calibri"/>
              </w:rPr>
              <w:t xml:space="preserve">System-generated record ID. Users may click the link to view or update the </w:t>
            </w:r>
            <w:r w:rsidR="003F5BF7">
              <w:rPr>
                <w:rFonts w:hint="eastAsia" w:ascii="Calibri" w:hAnsi="Calibri" w:cs="Calibri"/>
              </w:rPr>
              <w:t>case</w:t>
            </w:r>
            <w:r w:rsidRPr="6EF4C01A">
              <w:rPr>
                <w:rFonts w:ascii="Calibri" w:hAnsi="Calibri" w:eastAsia="Calibri" w:cs="Calibri"/>
              </w:rPr>
              <w:t xml:space="preserve"> details to ensure accurate case information and recipient notifications.</w:t>
            </w:r>
            <w:r w:rsidR="007D0664">
              <w:rPr>
                <w:rFonts w:hint="eastAsia" w:ascii="Calibri" w:hAnsi="Calibri" w:cs="Calibri"/>
              </w:rPr>
              <w:t xml:space="preserve"> Not editable</w:t>
            </w:r>
            <w:r w:rsidR="008C2B66">
              <w:rPr>
                <w:rFonts w:hint="eastAsia" w:ascii="Calibri" w:hAnsi="Calibri" w:cs="Calibri"/>
              </w:rPr>
              <w:t>.</w:t>
            </w:r>
          </w:p>
        </w:tc>
      </w:tr>
      <w:tr w:rsidRPr="001A6861" w:rsidR="004F75AA" w14:paraId="4A4AF448" w14:textId="77777777">
        <w:tc>
          <w:tcPr>
            <w:tcW w:w="1785" w:type="dxa"/>
            <w:hideMark/>
          </w:tcPr>
          <w:p w:rsidR="006F7557" w:rsidRDefault="006F7557" w14:paraId="56953EB6" w14:textId="77777777">
            <w:pPr>
              <w:rPr>
                <w:rFonts w:ascii="Calibri" w:hAnsi="Calibri" w:eastAsia="Calibri" w:cs="Calibri"/>
                <w:b/>
                <w:bCs/>
              </w:rPr>
            </w:pPr>
            <w:r w:rsidRPr="6EF4C01A">
              <w:rPr>
                <w:rFonts w:ascii="Calibri" w:hAnsi="Calibri" w:eastAsia="Calibri" w:cs="Calibri"/>
                <w:b/>
                <w:bCs/>
              </w:rPr>
              <w:t>Case ID</w:t>
            </w:r>
          </w:p>
        </w:tc>
        <w:tc>
          <w:tcPr>
            <w:tcW w:w="1357" w:type="dxa"/>
            <w:hideMark/>
          </w:tcPr>
          <w:p w:rsidR="006F7557" w:rsidRDefault="006F7557" w14:paraId="36939E64" w14:textId="77777777">
            <w:pPr>
              <w:rPr>
                <w:rFonts w:ascii="Calibri" w:hAnsi="Calibri" w:eastAsia="Calibri" w:cs="Calibri"/>
              </w:rPr>
            </w:pPr>
            <w:r w:rsidRPr="6EF4C01A">
              <w:rPr>
                <w:rFonts w:ascii="Calibri" w:hAnsi="Calibri" w:eastAsia="Calibri" w:cs="Calibri"/>
              </w:rPr>
              <w:t>String</w:t>
            </w:r>
          </w:p>
        </w:tc>
        <w:tc>
          <w:tcPr>
            <w:tcW w:w="5924" w:type="dxa"/>
            <w:hideMark/>
          </w:tcPr>
          <w:p w:rsidR="006F7557" w:rsidRDefault="006F7557" w14:paraId="583026BD" w14:textId="7F1D39EB">
            <w:pPr>
              <w:rPr>
                <w:rFonts w:ascii="Calibri" w:hAnsi="Calibri" w:eastAsia="Calibri" w:cs="Calibri"/>
              </w:rPr>
            </w:pPr>
            <w:r w:rsidRPr="6EF4C01A">
              <w:rPr>
                <w:rFonts w:ascii="Calibri" w:hAnsi="Calibri" w:eastAsia="Calibri" w:cs="Calibri"/>
              </w:rPr>
              <w:t>System-generated case reference ID created when the case is first logged. Used as the primary reference for the case. Not editable.</w:t>
            </w:r>
          </w:p>
        </w:tc>
      </w:tr>
      <w:tr w:rsidRPr="001A6861" w:rsidR="004F75AA" w14:paraId="5C2E7D92" w14:textId="77777777">
        <w:tc>
          <w:tcPr>
            <w:tcW w:w="1785" w:type="dxa"/>
            <w:hideMark/>
          </w:tcPr>
          <w:p w:rsidR="006F7557" w:rsidRDefault="006F7557" w14:paraId="388A3CE8" w14:textId="77777777">
            <w:pPr>
              <w:rPr>
                <w:rFonts w:ascii="Calibri" w:hAnsi="Calibri" w:eastAsia="Calibri" w:cs="Calibri"/>
                <w:b/>
                <w:bCs/>
              </w:rPr>
            </w:pPr>
            <w:r w:rsidRPr="6EF4C01A">
              <w:rPr>
                <w:rFonts w:ascii="Calibri" w:hAnsi="Calibri" w:eastAsia="Calibri" w:cs="Calibri"/>
                <w:b/>
                <w:bCs/>
              </w:rPr>
              <w:t>Name</w:t>
            </w:r>
          </w:p>
        </w:tc>
        <w:tc>
          <w:tcPr>
            <w:tcW w:w="1357" w:type="dxa"/>
            <w:hideMark/>
          </w:tcPr>
          <w:p w:rsidR="006F7557" w:rsidRDefault="006F7557" w14:paraId="2A4F6673" w14:textId="77777777">
            <w:pPr>
              <w:rPr>
                <w:rFonts w:ascii="Calibri" w:hAnsi="Calibri" w:eastAsia="Calibri" w:cs="Calibri"/>
              </w:rPr>
            </w:pPr>
            <w:r w:rsidRPr="6EF4C01A">
              <w:rPr>
                <w:rFonts w:ascii="Calibri" w:hAnsi="Calibri" w:eastAsia="Calibri" w:cs="Calibri"/>
              </w:rPr>
              <w:t>Text</w:t>
            </w:r>
          </w:p>
        </w:tc>
        <w:tc>
          <w:tcPr>
            <w:tcW w:w="5924" w:type="dxa"/>
            <w:hideMark/>
          </w:tcPr>
          <w:p w:rsidR="006F7557" w:rsidRDefault="006F7557" w14:paraId="431A1F45" w14:textId="77777777">
            <w:pPr>
              <w:rPr>
                <w:rFonts w:ascii="Calibri" w:hAnsi="Calibri" w:eastAsia="Calibri" w:cs="Calibri"/>
              </w:rPr>
            </w:pPr>
            <w:r w:rsidRPr="6EF4C01A">
              <w:rPr>
                <w:rFonts w:ascii="Calibri" w:hAnsi="Calibri" w:eastAsia="Calibri" w:cs="Calibri"/>
              </w:rPr>
              <w:t>Name of the patient associated with the case. This information is part of the case details. Not editable.</w:t>
            </w:r>
          </w:p>
        </w:tc>
      </w:tr>
      <w:tr w:rsidRPr="001A6861" w:rsidR="004F75AA" w14:paraId="1AF58D73" w14:textId="77777777">
        <w:tc>
          <w:tcPr>
            <w:tcW w:w="1785" w:type="dxa"/>
            <w:hideMark/>
          </w:tcPr>
          <w:p w:rsidR="006F7557" w:rsidRDefault="006F7557" w14:paraId="7E942C44" w14:textId="77777777">
            <w:pPr>
              <w:rPr>
                <w:rFonts w:ascii="Calibri" w:hAnsi="Calibri" w:eastAsia="Calibri" w:cs="Calibri"/>
                <w:b/>
                <w:bCs/>
              </w:rPr>
            </w:pPr>
            <w:r w:rsidRPr="6EF4C01A">
              <w:rPr>
                <w:rFonts w:ascii="Calibri" w:hAnsi="Calibri" w:eastAsia="Calibri" w:cs="Calibri"/>
                <w:b/>
                <w:bCs/>
              </w:rPr>
              <w:t>Patient Contact Number</w:t>
            </w:r>
          </w:p>
        </w:tc>
        <w:tc>
          <w:tcPr>
            <w:tcW w:w="1357" w:type="dxa"/>
            <w:hideMark/>
          </w:tcPr>
          <w:p w:rsidR="006F7557" w:rsidRDefault="006F7557" w14:paraId="157331EE" w14:textId="77777777">
            <w:pPr>
              <w:rPr>
                <w:rFonts w:ascii="Calibri" w:hAnsi="Calibri" w:eastAsia="Calibri" w:cs="Calibri"/>
              </w:rPr>
            </w:pPr>
            <w:r w:rsidRPr="6EF4C01A">
              <w:rPr>
                <w:rFonts w:ascii="Calibri" w:hAnsi="Calibri" w:eastAsia="Calibri" w:cs="Calibri"/>
              </w:rPr>
              <w:t>Text</w:t>
            </w:r>
          </w:p>
        </w:tc>
        <w:tc>
          <w:tcPr>
            <w:tcW w:w="5924" w:type="dxa"/>
            <w:hideMark/>
          </w:tcPr>
          <w:p w:rsidR="006F7557" w:rsidRDefault="006F7557" w14:paraId="7F4F296F" w14:textId="77777777">
            <w:pPr>
              <w:rPr>
                <w:rFonts w:ascii="Calibri" w:hAnsi="Calibri" w:eastAsia="Calibri" w:cs="Calibri"/>
              </w:rPr>
            </w:pPr>
            <w:r w:rsidRPr="6EF4C01A">
              <w:rPr>
                <w:rFonts w:ascii="Calibri" w:hAnsi="Calibri" w:eastAsia="Calibri" w:cs="Calibri"/>
              </w:rPr>
              <w:t>Contact number of the patient. Part of the case details and may be updated if required.</w:t>
            </w:r>
          </w:p>
        </w:tc>
      </w:tr>
      <w:tr w:rsidRPr="001A6861" w:rsidR="004F75AA" w14:paraId="5AEA5B78" w14:textId="77777777">
        <w:tc>
          <w:tcPr>
            <w:tcW w:w="1785" w:type="dxa"/>
            <w:hideMark/>
          </w:tcPr>
          <w:p w:rsidR="006F7557" w:rsidRDefault="006F7557" w14:paraId="59402DA6" w14:textId="77777777">
            <w:pPr>
              <w:rPr>
                <w:rFonts w:ascii="Calibri" w:hAnsi="Calibri" w:eastAsia="Calibri" w:cs="Calibri"/>
                <w:b/>
                <w:bCs/>
              </w:rPr>
            </w:pPr>
            <w:commentRangeStart w:id="94"/>
            <w:commentRangeStart w:id="95"/>
            <w:r w:rsidRPr="6EF4C01A">
              <w:rPr>
                <w:rFonts w:ascii="Calibri" w:hAnsi="Calibri" w:eastAsia="Calibri" w:cs="Calibri"/>
                <w:b/>
                <w:bCs/>
              </w:rPr>
              <w:t>Patient Email</w:t>
            </w:r>
            <w:commentRangeEnd w:id="94"/>
            <w:r>
              <w:rPr>
                <w:rStyle w:val="CommentReference"/>
                <w:rFonts w:ascii="Calibri" w:hAnsi="Calibri" w:eastAsia="Calibri" w:cs="Calibri"/>
                <w:b/>
                <w:bCs/>
                <w:sz w:val="24"/>
                <w:szCs w:val="24"/>
              </w:rPr>
              <w:commentReference w:id="94"/>
            </w:r>
            <w:commentRangeEnd w:id="95"/>
            <w:r>
              <w:rPr>
                <w:rStyle w:val="CommentReference"/>
              </w:rPr>
              <w:commentReference w:id="95"/>
            </w:r>
          </w:p>
        </w:tc>
        <w:tc>
          <w:tcPr>
            <w:tcW w:w="1357" w:type="dxa"/>
            <w:hideMark/>
          </w:tcPr>
          <w:p w:rsidR="006F7557" w:rsidRDefault="006F7557" w14:paraId="0E240DFA" w14:textId="77777777">
            <w:pPr>
              <w:rPr>
                <w:rFonts w:ascii="Calibri" w:hAnsi="Calibri" w:eastAsia="Calibri" w:cs="Calibri"/>
              </w:rPr>
            </w:pPr>
            <w:r w:rsidRPr="6EF4C01A">
              <w:rPr>
                <w:rFonts w:ascii="Calibri" w:hAnsi="Calibri" w:eastAsia="Calibri" w:cs="Calibri"/>
              </w:rPr>
              <w:t>Text</w:t>
            </w:r>
          </w:p>
        </w:tc>
        <w:tc>
          <w:tcPr>
            <w:tcW w:w="5924" w:type="dxa"/>
            <w:hideMark/>
          </w:tcPr>
          <w:p w:rsidR="006F7557" w:rsidRDefault="006F7557" w14:paraId="1838ED0A" w14:textId="77777777">
            <w:pPr>
              <w:rPr>
                <w:rFonts w:ascii="Calibri" w:hAnsi="Calibri" w:eastAsia="Calibri" w:cs="Calibri"/>
              </w:rPr>
            </w:pPr>
            <w:r w:rsidRPr="6EF4C01A">
              <w:rPr>
                <w:rFonts w:ascii="Calibri" w:hAnsi="Calibri" w:eastAsia="Calibri" w:cs="Calibri"/>
              </w:rPr>
              <w:t>Email address of the patient. Part of the case details and may be updated if required.</w:t>
            </w:r>
          </w:p>
        </w:tc>
      </w:tr>
      <w:tr w:rsidRPr="001A6861" w:rsidR="004F75AA" w14:paraId="1E8DEBF2" w14:textId="77777777">
        <w:tc>
          <w:tcPr>
            <w:tcW w:w="1785" w:type="dxa"/>
            <w:hideMark/>
          </w:tcPr>
          <w:p w:rsidR="006F7557" w:rsidRDefault="006F7557" w14:paraId="6BC3E554" w14:textId="77777777">
            <w:pPr>
              <w:rPr>
                <w:rFonts w:ascii="Calibri" w:hAnsi="Calibri" w:eastAsia="Calibri" w:cs="Calibri"/>
                <w:b/>
                <w:bCs/>
              </w:rPr>
            </w:pPr>
            <w:r w:rsidRPr="6EF4C01A">
              <w:rPr>
                <w:rFonts w:ascii="Calibri" w:hAnsi="Calibri" w:eastAsia="Calibri" w:cs="Calibri"/>
                <w:b/>
                <w:bCs/>
              </w:rPr>
              <w:t>Assigned Agent</w:t>
            </w:r>
          </w:p>
        </w:tc>
        <w:tc>
          <w:tcPr>
            <w:tcW w:w="1357" w:type="dxa"/>
            <w:hideMark/>
          </w:tcPr>
          <w:p w:rsidR="006F7557" w:rsidRDefault="006F7557" w14:paraId="5541C671" w14:textId="77777777">
            <w:pPr>
              <w:rPr>
                <w:rFonts w:ascii="Calibri" w:hAnsi="Calibri" w:eastAsia="Calibri" w:cs="Calibri"/>
              </w:rPr>
            </w:pPr>
            <w:r w:rsidRPr="6EF4C01A">
              <w:rPr>
                <w:rFonts w:ascii="Calibri" w:hAnsi="Calibri" w:eastAsia="Calibri" w:cs="Calibri"/>
              </w:rPr>
              <w:t>Text</w:t>
            </w:r>
          </w:p>
        </w:tc>
        <w:tc>
          <w:tcPr>
            <w:tcW w:w="5924" w:type="dxa"/>
            <w:hideMark/>
          </w:tcPr>
          <w:p w:rsidR="006F7557" w:rsidRDefault="006F7557" w14:paraId="5766D1DD" w14:textId="77777777">
            <w:pPr>
              <w:rPr>
                <w:rFonts w:ascii="Calibri" w:hAnsi="Calibri" w:eastAsia="Calibri" w:cs="Calibri"/>
              </w:rPr>
            </w:pPr>
            <w:r w:rsidRPr="6EF4C01A">
              <w:rPr>
                <w:rFonts w:ascii="Calibri" w:hAnsi="Calibri" w:eastAsia="Calibri" w:cs="Calibri"/>
              </w:rPr>
              <w:t>The agent responsible for responding to the case. The system tracks whether the assigned agent replies within the defined SLA timeline. Users may update the recipient by opening the record via the Record ID link and switching to editable mode.</w:t>
            </w:r>
          </w:p>
        </w:tc>
      </w:tr>
      <w:tr w:rsidRPr="001A6861" w:rsidR="004F75AA" w14:paraId="3888CC67" w14:textId="77777777">
        <w:tc>
          <w:tcPr>
            <w:tcW w:w="1785" w:type="dxa"/>
            <w:hideMark/>
          </w:tcPr>
          <w:p w:rsidR="006F7557" w:rsidRDefault="006F7557" w14:paraId="45A16287" w14:textId="77777777">
            <w:pPr>
              <w:rPr>
                <w:rFonts w:ascii="Calibri" w:hAnsi="Calibri" w:eastAsia="Calibri" w:cs="Calibri"/>
                <w:b/>
                <w:bCs/>
              </w:rPr>
            </w:pPr>
            <w:r w:rsidRPr="6EF4C01A">
              <w:rPr>
                <w:rFonts w:ascii="Calibri" w:hAnsi="Calibri" w:eastAsia="Calibri" w:cs="Calibri"/>
                <w:b/>
                <w:bCs/>
              </w:rPr>
              <w:t>CC Name</w:t>
            </w:r>
          </w:p>
        </w:tc>
        <w:tc>
          <w:tcPr>
            <w:tcW w:w="1357" w:type="dxa"/>
            <w:hideMark/>
          </w:tcPr>
          <w:p w:rsidR="006F7557" w:rsidRDefault="006F7557" w14:paraId="5B4DB70C" w14:textId="77777777">
            <w:pPr>
              <w:rPr>
                <w:rFonts w:ascii="Calibri" w:hAnsi="Calibri" w:eastAsia="Calibri" w:cs="Calibri"/>
              </w:rPr>
            </w:pPr>
            <w:r w:rsidRPr="6EF4C01A">
              <w:rPr>
                <w:rFonts w:ascii="Calibri" w:hAnsi="Calibri" w:eastAsia="Calibri" w:cs="Calibri"/>
              </w:rPr>
              <w:t>Text</w:t>
            </w:r>
          </w:p>
        </w:tc>
        <w:tc>
          <w:tcPr>
            <w:tcW w:w="5924" w:type="dxa"/>
            <w:hideMark/>
          </w:tcPr>
          <w:p w:rsidR="006F7557" w:rsidRDefault="006F7557" w14:paraId="4F7437AD" w14:textId="77777777">
            <w:pPr>
              <w:rPr>
                <w:rFonts w:ascii="Calibri" w:hAnsi="Calibri" w:eastAsia="Calibri" w:cs="Calibri"/>
              </w:rPr>
            </w:pPr>
            <w:r w:rsidRPr="6EF4C01A">
              <w:rPr>
                <w:rFonts w:ascii="Calibri" w:hAnsi="Calibri" w:eastAsia="Calibri" w:cs="Calibri"/>
              </w:rPr>
              <w:t>Additional recipient(s) copied when the case is forwarded. Users may update the recipients by opening the record via the Record ID link and switching to editable mode.</w:t>
            </w:r>
          </w:p>
        </w:tc>
      </w:tr>
      <w:tr w:rsidR="004F75AA" w14:paraId="0FC08D28" w14:textId="77777777">
        <w:trPr>
          <w:trHeight w:val="300"/>
        </w:trPr>
        <w:tc>
          <w:tcPr>
            <w:tcW w:w="1785" w:type="dxa"/>
            <w:hideMark/>
          </w:tcPr>
          <w:p w:rsidR="006F7557" w:rsidRDefault="006F7557" w14:paraId="73165C1D" w14:textId="77777777">
            <w:pPr>
              <w:rPr>
                <w:rFonts w:ascii="Calibri" w:hAnsi="Calibri" w:eastAsia="Calibri" w:cs="Calibri"/>
                <w:b/>
                <w:bCs/>
              </w:rPr>
            </w:pPr>
            <w:r w:rsidRPr="6EF4C01A">
              <w:rPr>
                <w:rFonts w:ascii="Calibri" w:hAnsi="Calibri" w:eastAsia="Calibri" w:cs="Calibri"/>
                <w:b/>
                <w:bCs/>
              </w:rPr>
              <w:t>Case Type</w:t>
            </w:r>
          </w:p>
        </w:tc>
        <w:tc>
          <w:tcPr>
            <w:tcW w:w="1357" w:type="dxa"/>
            <w:hideMark/>
          </w:tcPr>
          <w:p w:rsidR="006F7557" w:rsidRDefault="006F7557" w14:paraId="3BD8B66D" w14:textId="77777777">
            <w:pPr>
              <w:rPr>
                <w:rFonts w:ascii="Calibri" w:hAnsi="Calibri" w:eastAsia="Calibri" w:cs="Calibri"/>
              </w:rPr>
            </w:pPr>
            <w:r w:rsidRPr="6EF4C01A">
              <w:rPr>
                <w:rFonts w:ascii="Calibri" w:hAnsi="Calibri" w:eastAsia="Calibri" w:cs="Calibri"/>
              </w:rPr>
              <w:t>Text</w:t>
            </w:r>
          </w:p>
        </w:tc>
        <w:tc>
          <w:tcPr>
            <w:tcW w:w="5924" w:type="dxa"/>
            <w:hideMark/>
          </w:tcPr>
          <w:p w:rsidR="006F7557" w:rsidRDefault="006F7557" w14:paraId="03DB510A" w14:textId="77777777">
            <w:pPr>
              <w:rPr>
                <w:rFonts w:ascii="Calibri" w:hAnsi="Calibri" w:eastAsia="Calibri" w:cs="Calibri"/>
              </w:rPr>
            </w:pPr>
            <w:r w:rsidRPr="6EF4C01A">
              <w:rPr>
                <w:rFonts w:ascii="Calibri" w:hAnsi="Calibri" w:eastAsia="Calibri" w:cs="Calibri"/>
              </w:rPr>
              <w:t>Indicates the type of case (e.g., enquiry, feedback, complaint). Users may update this field in editable mode.</w:t>
            </w:r>
          </w:p>
        </w:tc>
      </w:tr>
      <w:tr w:rsidR="004F75AA" w14:paraId="218D7147" w14:textId="77777777">
        <w:trPr>
          <w:trHeight w:val="300"/>
        </w:trPr>
        <w:tc>
          <w:tcPr>
            <w:tcW w:w="1785" w:type="dxa"/>
            <w:hideMark/>
          </w:tcPr>
          <w:p w:rsidR="006F7557" w:rsidRDefault="006F7557" w14:paraId="68F3E490" w14:textId="77777777">
            <w:pPr>
              <w:rPr>
                <w:rFonts w:ascii="Calibri" w:hAnsi="Calibri" w:eastAsia="Calibri" w:cs="Calibri"/>
                <w:b/>
                <w:bCs/>
              </w:rPr>
            </w:pPr>
            <w:r w:rsidRPr="6EF4C01A">
              <w:rPr>
                <w:rFonts w:ascii="Calibri" w:hAnsi="Calibri" w:eastAsia="Calibri" w:cs="Calibri"/>
                <w:b/>
                <w:bCs/>
              </w:rPr>
              <w:t>Category</w:t>
            </w:r>
          </w:p>
        </w:tc>
        <w:tc>
          <w:tcPr>
            <w:tcW w:w="1357" w:type="dxa"/>
            <w:hideMark/>
          </w:tcPr>
          <w:p w:rsidR="006F7557" w:rsidRDefault="006F7557" w14:paraId="6F944885" w14:textId="77777777">
            <w:pPr>
              <w:rPr>
                <w:rFonts w:ascii="Calibri" w:hAnsi="Calibri" w:eastAsia="Calibri" w:cs="Calibri"/>
              </w:rPr>
            </w:pPr>
            <w:r w:rsidRPr="6EF4C01A">
              <w:rPr>
                <w:rFonts w:ascii="Calibri" w:hAnsi="Calibri" w:eastAsia="Calibri" w:cs="Calibri"/>
              </w:rPr>
              <w:t>Text</w:t>
            </w:r>
          </w:p>
        </w:tc>
        <w:tc>
          <w:tcPr>
            <w:tcW w:w="5924" w:type="dxa"/>
            <w:hideMark/>
          </w:tcPr>
          <w:p w:rsidR="006F7557" w:rsidRDefault="006F7557" w14:paraId="26AEF8D9" w14:textId="77777777">
            <w:pPr>
              <w:rPr>
                <w:rFonts w:ascii="Calibri" w:hAnsi="Calibri" w:eastAsia="Calibri" w:cs="Calibri"/>
              </w:rPr>
            </w:pPr>
            <w:r w:rsidRPr="6EF4C01A">
              <w:rPr>
                <w:rFonts w:ascii="Calibri" w:hAnsi="Calibri" w:eastAsia="Calibri" w:cs="Calibri"/>
              </w:rPr>
              <w:t>The classification category of the case for reporting and tracking purposes. Users may update this field in editable mode.</w:t>
            </w:r>
          </w:p>
        </w:tc>
      </w:tr>
      <w:tr w:rsidR="004F75AA" w14:paraId="5DD4D28D" w14:textId="77777777">
        <w:trPr>
          <w:trHeight w:val="300"/>
        </w:trPr>
        <w:tc>
          <w:tcPr>
            <w:tcW w:w="1785" w:type="dxa"/>
            <w:hideMark/>
          </w:tcPr>
          <w:p w:rsidR="006F7557" w:rsidRDefault="006F7557" w14:paraId="4A3F7F78" w14:textId="77777777">
            <w:pPr>
              <w:rPr>
                <w:rFonts w:ascii="Calibri" w:hAnsi="Calibri" w:eastAsia="Calibri" w:cs="Calibri"/>
                <w:b/>
                <w:bCs/>
              </w:rPr>
            </w:pPr>
            <w:r w:rsidRPr="6EF4C01A">
              <w:rPr>
                <w:rFonts w:ascii="Calibri" w:hAnsi="Calibri" w:eastAsia="Calibri" w:cs="Calibri"/>
                <w:b/>
                <w:bCs/>
              </w:rPr>
              <w:t>Assigned Date / Email Sent</w:t>
            </w:r>
          </w:p>
        </w:tc>
        <w:tc>
          <w:tcPr>
            <w:tcW w:w="1357" w:type="dxa"/>
            <w:hideMark/>
          </w:tcPr>
          <w:p w:rsidR="006F7557" w:rsidRDefault="006F7557" w14:paraId="0109EDCC" w14:textId="77777777">
            <w:pPr>
              <w:rPr>
                <w:rFonts w:ascii="Calibri" w:hAnsi="Calibri" w:eastAsia="Calibri" w:cs="Calibri"/>
              </w:rPr>
            </w:pPr>
            <w:r w:rsidRPr="6EF4C01A">
              <w:rPr>
                <w:rFonts w:ascii="Calibri" w:hAnsi="Calibri" w:eastAsia="Calibri" w:cs="Calibri"/>
              </w:rPr>
              <w:t>DateTime</w:t>
            </w:r>
          </w:p>
        </w:tc>
        <w:tc>
          <w:tcPr>
            <w:tcW w:w="5924" w:type="dxa"/>
            <w:hideMark/>
          </w:tcPr>
          <w:p w:rsidR="006F7557" w:rsidRDefault="006F7557" w14:paraId="74F45E5C" w14:textId="77777777">
            <w:pPr>
              <w:rPr>
                <w:rFonts w:ascii="Calibri" w:hAnsi="Calibri" w:eastAsia="Calibri" w:cs="Calibri"/>
              </w:rPr>
            </w:pPr>
            <w:r w:rsidRPr="6EF4C01A">
              <w:rPr>
                <w:rFonts w:ascii="Calibri" w:hAnsi="Calibri" w:eastAsia="Calibri" w:cs="Calibri"/>
              </w:rPr>
              <w:t>The date when the case was forwarded to the assigned agent. This date serves as the start of the SLA tracking period.</w:t>
            </w:r>
          </w:p>
        </w:tc>
      </w:tr>
      <w:tr w:rsidR="004F75AA" w14:paraId="1F0374A9" w14:textId="77777777">
        <w:trPr>
          <w:trHeight w:val="300"/>
        </w:trPr>
        <w:tc>
          <w:tcPr>
            <w:tcW w:w="1785" w:type="dxa"/>
            <w:hideMark/>
          </w:tcPr>
          <w:p w:rsidR="006F7557" w:rsidRDefault="006F7557" w14:paraId="489E5C97" w14:textId="77777777">
            <w:pPr>
              <w:rPr>
                <w:rFonts w:ascii="Calibri" w:hAnsi="Calibri" w:eastAsia="Calibri" w:cs="Calibri"/>
                <w:b/>
                <w:bCs/>
              </w:rPr>
            </w:pPr>
            <w:r w:rsidRPr="6EF4C01A">
              <w:rPr>
                <w:rFonts w:ascii="Calibri" w:hAnsi="Calibri" w:eastAsia="Calibri" w:cs="Calibri"/>
                <w:b/>
                <w:bCs/>
              </w:rPr>
              <w:t>Next 3 Working Days Remark</w:t>
            </w:r>
          </w:p>
        </w:tc>
        <w:tc>
          <w:tcPr>
            <w:tcW w:w="1357" w:type="dxa"/>
            <w:hideMark/>
          </w:tcPr>
          <w:p w:rsidR="006F7557" w:rsidRDefault="006F7557" w14:paraId="7E52DFDF" w14:textId="77777777">
            <w:pPr>
              <w:rPr>
                <w:rFonts w:ascii="Calibri" w:hAnsi="Calibri" w:eastAsia="Calibri" w:cs="Calibri"/>
              </w:rPr>
            </w:pPr>
            <w:r w:rsidRPr="6EF4C01A">
              <w:rPr>
                <w:rFonts w:ascii="Calibri" w:hAnsi="Calibri" w:eastAsia="Calibri" w:cs="Calibri"/>
              </w:rPr>
              <w:t>Text</w:t>
            </w:r>
          </w:p>
        </w:tc>
        <w:tc>
          <w:tcPr>
            <w:tcW w:w="5924" w:type="dxa"/>
            <w:hideMark/>
          </w:tcPr>
          <w:p w:rsidR="000948C4" w:rsidRDefault="00F53213" w14:paraId="123DD734" w14:textId="77777777">
            <w:pPr>
              <w:rPr>
                <w:rFonts w:ascii="Calibri" w:hAnsi="Calibri" w:eastAsia="Calibri" w:cs="Calibri"/>
              </w:rPr>
            </w:pPr>
            <w:commentRangeStart w:id="96"/>
            <w:commentRangeStart w:id="97"/>
            <w:r w:rsidRPr="00F53213">
              <w:rPr>
                <w:rFonts w:ascii="Calibri" w:hAnsi="Calibri" w:eastAsia="Calibri" w:cs="Calibri"/>
              </w:rPr>
              <w:t xml:space="preserve">A </w:t>
            </w:r>
            <w:r w:rsidRPr="006440FB" w:rsidR="006440FB">
              <w:rPr>
                <w:rFonts w:ascii="Calibri" w:hAnsi="Calibri" w:eastAsia="Calibri" w:cs="Calibri"/>
              </w:rPr>
              <w:t xml:space="preserve">view-only field displayed in the grid table to show remarks recorded within the first 3 working days. </w:t>
            </w:r>
          </w:p>
          <w:p w:rsidR="006F7557" w:rsidP="000948C4" w:rsidRDefault="006440FB" w14:paraId="4C63781B" w14:textId="0D71D939">
            <w:pPr>
              <w:spacing w:before="120"/>
              <w:rPr>
                <w:rFonts w:ascii="Calibri" w:hAnsi="Calibri" w:eastAsia="Calibri" w:cs="Calibri"/>
              </w:rPr>
            </w:pPr>
            <w:r w:rsidRPr="006440FB">
              <w:rPr>
                <w:rFonts w:ascii="Calibri" w:hAnsi="Calibri" w:eastAsia="Calibri" w:cs="Calibri"/>
              </w:rPr>
              <w:t xml:space="preserve">Users can click on the </w:t>
            </w:r>
            <w:r w:rsidRPr="365B37FF" w:rsidR="2F6805FF">
              <w:rPr>
                <w:rFonts w:ascii="Calibri" w:hAnsi="Calibri" w:eastAsia="Calibri" w:cs="Calibri"/>
              </w:rPr>
              <w:t xml:space="preserve">Record </w:t>
            </w:r>
            <w:r w:rsidRPr="365B37FF" w:rsidR="4BC9CBCC">
              <w:rPr>
                <w:rFonts w:ascii="Calibri" w:hAnsi="Calibri" w:eastAsia="Calibri" w:cs="Calibri"/>
              </w:rPr>
              <w:t>ID</w:t>
            </w:r>
            <w:r w:rsidRPr="006440FB">
              <w:rPr>
                <w:rFonts w:ascii="Calibri" w:hAnsi="Calibri" w:eastAsia="Calibri" w:cs="Calibri"/>
              </w:rPr>
              <w:t xml:space="preserve"> to access the editable form, where they can enter or update the remarks. Once saved, the updated remark will be reflected in the grid table for tracking and visibility</w:t>
            </w:r>
            <w:r w:rsidRPr="6EF4C01A" w:rsidR="006F7557">
              <w:rPr>
                <w:rFonts w:ascii="Calibri" w:hAnsi="Calibri" w:eastAsia="Calibri" w:cs="Calibri"/>
              </w:rPr>
              <w:t>.</w:t>
            </w:r>
            <w:commentRangeEnd w:id="96"/>
            <w:r w:rsidR="006F7557">
              <w:rPr>
                <w:rStyle w:val="CommentReference"/>
                <w:rFonts w:ascii="Calibri" w:hAnsi="Calibri" w:eastAsia="Calibri" w:cs="Calibri"/>
                <w:sz w:val="24"/>
                <w:szCs w:val="24"/>
              </w:rPr>
              <w:commentReference w:id="96"/>
            </w:r>
            <w:commentRangeEnd w:id="97"/>
            <w:r>
              <w:rPr>
                <w:rStyle w:val="CommentReference"/>
              </w:rPr>
              <w:commentReference w:id="97"/>
            </w:r>
            <w:r w:rsidR="007B7144">
              <w:rPr>
                <w:rFonts w:ascii="Calibri" w:hAnsi="Calibri" w:eastAsia="Calibri" w:cs="Calibri"/>
              </w:rPr>
              <w:t xml:space="preserve"> </w:t>
            </w:r>
          </w:p>
        </w:tc>
      </w:tr>
      <w:tr w:rsidR="004F75AA" w14:paraId="5616B8F1" w14:textId="77777777">
        <w:trPr>
          <w:trHeight w:val="300"/>
        </w:trPr>
        <w:tc>
          <w:tcPr>
            <w:tcW w:w="1785" w:type="dxa"/>
            <w:hideMark/>
          </w:tcPr>
          <w:p w:rsidR="006F7557" w:rsidRDefault="006F7557" w14:paraId="629F2A7E" w14:textId="77777777">
            <w:pPr>
              <w:rPr>
                <w:rFonts w:ascii="Calibri" w:hAnsi="Calibri" w:eastAsia="Calibri" w:cs="Calibri"/>
                <w:b/>
                <w:bCs/>
              </w:rPr>
            </w:pPr>
            <w:r w:rsidRPr="6EF4C01A">
              <w:rPr>
                <w:rFonts w:ascii="Calibri" w:hAnsi="Calibri" w:eastAsia="Calibri" w:cs="Calibri"/>
                <w:b/>
                <w:bCs/>
              </w:rPr>
              <w:t>Agent Reply (Yes/No)</w:t>
            </w:r>
          </w:p>
        </w:tc>
        <w:tc>
          <w:tcPr>
            <w:tcW w:w="1357" w:type="dxa"/>
            <w:hideMark/>
          </w:tcPr>
          <w:p w:rsidR="006F7557" w:rsidRDefault="006F7557" w14:paraId="0F2E1F55" w14:textId="77777777">
            <w:pPr>
              <w:rPr>
                <w:rFonts w:ascii="Calibri" w:hAnsi="Calibri" w:eastAsia="Calibri" w:cs="Calibri"/>
              </w:rPr>
            </w:pPr>
            <w:r w:rsidRPr="6EF4C01A">
              <w:rPr>
                <w:rFonts w:ascii="Calibri" w:hAnsi="Calibri" w:eastAsia="Calibri" w:cs="Calibri"/>
              </w:rPr>
              <w:t>Yes/No</w:t>
            </w:r>
          </w:p>
        </w:tc>
        <w:tc>
          <w:tcPr>
            <w:tcW w:w="5924" w:type="dxa"/>
            <w:hideMark/>
          </w:tcPr>
          <w:p w:rsidR="006F7557" w:rsidRDefault="006F7557" w14:paraId="7774C782" w14:textId="77777777">
            <w:pPr>
              <w:rPr>
                <w:rFonts w:ascii="Calibri" w:hAnsi="Calibri" w:eastAsia="Calibri" w:cs="Calibri"/>
              </w:rPr>
            </w:pPr>
            <w:r w:rsidRPr="6EF4C01A">
              <w:rPr>
                <w:rFonts w:ascii="Calibri" w:hAnsi="Calibri" w:eastAsia="Calibri" w:cs="Calibri"/>
              </w:rPr>
              <w:t xml:space="preserve">Indicates whether the assigned agent has replied within 3 working days after the case was forwarded. The system monitors the agent’s mailbox to detect replies. If a reply is </w:t>
            </w:r>
            <w:r w:rsidRPr="6EF4C01A">
              <w:rPr>
                <w:rFonts w:ascii="Calibri" w:hAnsi="Calibri" w:eastAsia="Calibri" w:cs="Calibri"/>
              </w:rPr>
              <w:t>detected, reminders are not sent and further monitoring for Day 7 is not required.</w:t>
            </w:r>
          </w:p>
        </w:tc>
      </w:tr>
      <w:tr w:rsidR="004F75AA" w14:paraId="41B77249" w14:textId="77777777">
        <w:trPr>
          <w:trHeight w:val="300"/>
        </w:trPr>
        <w:tc>
          <w:tcPr>
            <w:tcW w:w="1785" w:type="dxa"/>
            <w:hideMark/>
          </w:tcPr>
          <w:p w:rsidR="006F7557" w:rsidRDefault="006F7557" w14:paraId="40C1D2FD" w14:textId="77777777">
            <w:pPr>
              <w:rPr>
                <w:rFonts w:ascii="Calibri" w:hAnsi="Calibri" w:eastAsia="Calibri" w:cs="Calibri"/>
                <w:b/>
                <w:bCs/>
              </w:rPr>
            </w:pPr>
            <w:r w:rsidRPr="6EF4C01A">
              <w:rPr>
                <w:rFonts w:ascii="Calibri" w:hAnsi="Calibri" w:eastAsia="Calibri" w:cs="Calibri"/>
                <w:b/>
                <w:bCs/>
              </w:rPr>
              <w:t>Next 7 Working Days</w:t>
            </w:r>
          </w:p>
        </w:tc>
        <w:tc>
          <w:tcPr>
            <w:tcW w:w="1357" w:type="dxa"/>
            <w:hideMark/>
          </w:tcPr>
          <w:p w:rsidR="006F7557" w:rsidRDefault="006F7557" w14:paraId="66C7FACA" w14:textId="77777777">
            <w:pPr>
              <w:rPr>
                <w:rFonts w:ascii="Calibri" w:hAnsi="Calibri" w:eastAsia="Calibri" w:cs="Calibri"/>
              </w:rPr>
            </w:pPr>
            <w:r w:rsidRPr="6EF4C01A">
              <w:rPr>
                <w:rFonts w:ascii="Calibri" w:hAnsi="Calibri" w:eastAsia="Calibri" w:cs="Calibri"/>
              </w:rPr>
              <w:t>Yes / No / Blank</w:t>
            </w:r>
          </w:p>
        </w:tc>
        <w:tc>
          <w:tcPr>
            <w:tcW w:w="5924" w:type="dxa"/>
            <w:hideMark/>
          </w:tcPr>
          <w:p w:rsidR="006F7557" w:rsidRDefault="006F7557" w14:paraId="20ED1125" w14:textId="77777777">
            <w:pPr>
              <w:rPr>
                <w:rFonts w:ascii="Calibri" w:hAnsi="Calibri" w:eastAsia="Calibri" w:cs="Calibri"/>
              </w:rPr>
            </w:pPr>
            <w:r w:rsidRPr="6EF4C01A">
              <w:rPr>
                <w:rFonts w:ascii="Calibri" w:hAnsi="Calibri" w:eastAsia="Calibri" w:cs="Calibri"/>
              </w:rPr>
              <w:t>Indicates whether the assigned agent (who did not reply within the first 3 working days) replied within 7 working days after the case was forwarded. If the agent replied within Day 3, this field remains blank.</w:t>
            </w:r>
          </w:p>
        </w:tc>
      </w:tr>
    </w:tbl>
    <w:p w:rsidRPr="00574BBE" w:rsidR="006F7557" w:rsidP="006F7557" w:rsidRDefault="006F7557" w14:paraId="7619A89C" w14:textId="77777777"/>
    <w:p w:rsidRPr="001A6861" w:rsidR="005040FA" w:rsidP="005040FA" w:rsidRDefault="005040FA" w14:paraId="5FB47195" w14:textId="6816889A">
      <w:pPr>
        <w:pStyle w:val="Heading4"/>
        <w:spacing w:before="0" w:after="120"/>
        <w:jc w:val="both"/>
        <w:rPr>
          <w:rFonts w:ascii="Calibri" w:hAnsi="Calibri" w:cs="Calibri"/>
        </w:rPr>
      </w:pPr>
      <w:r w:rsidRPr="001A6861">
        <w:rPr>
          <w:rFonts w:ascii="Calibri" w:hAnsi="Calibri" w:cs="Calibri"/>
        </w:rPr>
        <w:t>F</w:t>
      </w:r>
      <w:r>
        <w:rPr>
          <w:rFonts w:ascii="Calibri" w:hAnsi="Calibri" w:cs="Calibri"/>
        </w:rPr>
        <w:t>low 02</w:t>
      </w:r>
      <w:r w:rsidRPr="001A6861">
        <w:rPr>
          <w:rFonts w:ascii="Calibri" w:hAnsi="Calibri" w:cs="Calibri"/>
        </w:rPr>
        <w:t xml:space="preserve"> –</w:t>
      </w:r>
      <w:r>
        <w:rPr>
          <w:rFonts w:ascii="Calibri" w:hAnsi="Calibri" w:cs="Calibri"/>
        </w:rPr>
        <w:t xml:space="preserve"> Agent Reply Detection</w:t>
      </w:r>
      <w:r w:rsidRPr="001A6861">
        <w:rPr>
          <w:rFonts w:ascii="Calibri" w:hAnsi="Calibri" w:cs="Calibri"/>
        </w:rPr>
        <w:t xml:space="preserve"> </w:t>
      </w:r>
    </w:p>
    <w:p w:rsidR="005040FA" w:rsidP="005040FA" w:rsidRDefault="005040FA" w14:paraId="28765079" w14:textId="6654B92A">
      <w:pPr>
        <w:spacing w:after="120" w:line="240" w:lineRule="auto"/>
        <w:jc w:val="both"/>
        <w:rPr>
          <w:rFonts w:ascii="Calibri" w:hAnsi="Calibri" w:cs="Calibri"/>
          <w:b/>
          <w:bCs/>
        </w:rPr>
      </w:pPr>
      <w:r>
        <w:rPr>
          <w:rFonts w:ascii="Calibri" w:hAnsi="Calibri" w:cs="Calibri"/>
          <w:b/>
          <w:bCs/>
        </w:rPr>
        <w:t>Description:</w:t>
      </w:r>
      <w:r w:rsidRPr="00E36552">
        <w:rPr>
          <w:rFonts w:ascii="Calibri" w:hAnsi="Calibri" w:cs="Calibri"/>
        </w:rPr>
        <w:t xml:space="preserve"> System sends automated reminders when no reply is detected</w:t>
      </w:r>
      <w:r w:rsidR="00B54BBA">
        <w:rPr>
          <w:rFonts w:hint="eastAsia" w:ascii="Calibri" w:hAnsi="Calibri" w:cs="Calibri"/>
        </w:rPr>
        <w:t xml:space="preserve">. </w:t>
      </w:r>
    </w:p>
    <w:p w:rsidR="005040FA" w:rsidP="005040FA" w:rsidRDefault="005040FA" w14:paraId="5DFA08A6" w14:textId="77777777">
      <w:pPr>
        <w:spacing w:after="120" w:line="240" w:lineRule="auto"/>
        <w:jc w:val="both"/>
        <w:rPr>
          <w:rFonts w:ascii="Calibri" w:hAnsi="Calibri" w:cs="Calibri"/>
        </w:rPr>
      </w:pPr>
      <w:r w:rsidRPr="001A6861">
        <w:rPr>
          <w:rFonts w:ascii="Calibri" w:hAnsi="Calibri" w:cs="Calibri"/>
          <w:b/>
          <w:bCs/>
        </w:rPr>
        <w:t>Trigger:</w:t>
      </w:r>
      <w:r w:rsidRPr="001A6861">
        <w:rPr>
          <w:rFonts w:ascii="Calibri" w:hAnsi="Calibri" w:cs="Calibri"/>
        </w:rPr>
        <w:t xml:space="preserve"> </w:t>
      </w:r>
    </w:p>
    <w:p w:rsidR="005040FA" w:rsidP="001C3046" w:rsidRDefault="005040FA" w14:paraId="5C2AA836" w14:textId="764EE20C">
      <w:pPr>
        <w:pStyle w:val="ListParagraph"/>
        <w:numPr>
          <w:ilvl w:val="0"/>
          <w:numId w:val="49"/>
        </w:numPr>
        <w:spacing w:after="120" w:line="240" w:lineRule="auto"/>
        <w:jc w:val="both"/>
        <w:rPr>
          <w:rFonts w:ascii="Calibri" w:hAnsi="Calibri" w:cs="Calibri"/>
        </w:rPr>
      </w:pPr>
      <w:r>
        <w:rPr>
          <w:rFonts w:ascii="Calibri" w:hAnsi="Calibri" w:cs="Calibri"/>
        </w:rPr>
        <w:t xml:space="preserve">No reply after 3 </w:t>
      </w:r>
      <w:r w:rsidR="00344064">
        <w:rPr>
          <w:rFonts w:hint="eastAsia" w:ascii="Calibri" w:hAnsi="Calibri" w:cs="Calibri"/>
        </w:rPr>
        <w:t xml:space="preserve">business </w:t>
      </w:r>
      <w:r>
        <w:rPr>
          <w:rFonts w:ascii="Calibri" w:hAnsi="Calibri" w:cs="Calibri"/>
        </w:rPr>
        <w:t>days</w:t>
      </w:r>
    </w:p>
    <w:p w:rsidRPr="005E72DA" w:rsidR="005040FA" w:rsidP="001C3046" w:rsidRDefault="005040FA" w14:paraId="6B840CA3" w14:textId="6D5CA7E1">
      <w:pPr>
        <w:pStyle w:val="ListParagraph"/>
        <w:numPr>
          <w:ilvl w:val="0"/>
          <w:numId w:val="49"/>
        </w:numPr>
        <w:spacing w:after="120" w:line="240" w:lineRule="auto"/>
        <w:jc w:val="both"/>
        <w:rPr>
          <w:rFonts w:ascii="Calibri" w:hAnsi="Calibri" w:cs="Calibri"/>
        </w:rPr>
      </w:pPr>
      <w:r>
        <w:rPr>
          <w:rFonts w:ascii="Calibri" w:hAnsi="Calibri" w:cs="Calibri"/>
        </w:rPr>
        <w:t>No reply after 7</w:t>
      </w:r>
      <w:r w:rsidR="00344064">
        <w:rPr>
          <w:rFonts w:hint="eastAsia" w:ascii="Calibri" w:hAnsi="Calibri" w:cs="Calibri"/>
        </w:rPr>
        <w:t xml:space="preserve"> business</w:t>
      </w:r>
      <w:r>
        <w:rPr>
          <w:rFonts w:ascii="Calibri" w:hAnsi="Calibri" w:cs="Calibri"/>
        </w:rPr>
        <w:t xml:space="preserve"> days</w:t>
      </w:r>
    </w:p>
    <w:p w:rsidRPr="001A6861" w:rsidR="005040FA" w:rsidP="005040FA" w:rsidRDefault="005040FA" w14:paraId="43E5AE12" w14:textId="77777777">
      <w:pPr>
        <w:spacing w:after="120" w:line="240" w:lineRule="auto"/>
        <w:jc w:val="both"/>
        <w:rPr>
          <w:rFonts w:ascii="Calibri" w:hAnsi="Calibri" w:cs="Calibri"/>
          <w:b/>
          <w:bCs/>
        </w:rPr>
      </w:pPr>
      <w:r w:rsidRPr="001A6861">
        <w:rPr>
          <w:rFonts w:ascii="Calibri" w:hAnsi="Calibri" w:cs="Calibri"/>
          <w:b/>
          <w:bCs/>
        </w:rPr>
        <w:t>System shall:</w:t>
      </w:r>
    </w:p>
    <w:p w:rsidRPr="001A6861" w:rsidR="005040FA" w:rsidP="001C3046" w:rsidRDefault="005040FA" w14:paraId="5D53AEE5" w14:textId="77777777">
      <w:pPr>
        <w:pStyle w:val="ListParagraph"/>
        <w:numPr>
          <w:ilvl w:val="0"/>
          <w:numId w:val="24"/>
        </w:numPr>
        <w:spacing w:after="120" w:line="240" w:lineRule="auto"/>
        <w:jc w:val="both"/>
        <w:rPr>
          <w:rFonts w:ascii="Calibri" w:hAnsi="Calibri" w:cs="Calibri"/>
        </w:rPr>
      </w:pPr>
      <w:r w:rsidRPr="001A6861">
        <w:rPr>
          <w:rFonts w:ascii="Calibri" w:hAnsi="Calibri" w:cs="Calibri"/>
        </w:rPr>
        <w:t xml:space="preserve">Monitor </w:t>
      </w:r>
      <w:r>
        <w:rPr>
          <w:rFonts w:ascii="Calibri" w:hAnsi="Calibri" w:cs="Calibri"/>
        </w:rPr>
        <w:t>incoming</w:t>
      </w:r>
      <w:r w:rsidRPr="001A6861">
        <w:rPr>
          <w:rFonts w:ascii="Calibri" w:hAnsi="Calibri" w:cs="Calibri"/>
        </w:rPr>
        <w:t xml:space="preserve"> </w:t>
      </w:r>
      <w:r>
        <w:rPr>
          <w:rFonts w:ascii="Calibri" w:hAnsi="Calibri" w:cs="Calibri"/>
        </w:rPr>
        <w:t>emails</w:t>
      </w:r>
    </w:p>
    <w:p w:rsidRPr="001A6861" w:rsidR="005040FA" w:rsidP="001C3046" w:rsidRDefault="005040FA" w14:paraId="6E697688" w14:textId="5B4A63FC">
      <w:pPr>
        <w:pStyle w:val="ListParagraph"/>
        <w:numPr>
          <w:ilvl w:val="0"/>
          <w:numId w:val="24"/>
        </w:numPr>
        <w:spacing w:after="120" w:line="240" w:lineRule="auto"/>
        <w:jc w:val="both"/>
        <w:rPr>
          <w:rFonts w:ascii="Calibri" w:hAnsi="Calibri" w:cs="Calibri"/>
        </w:rPr>
      </w:pPr>
      <w:commentRangeStart w:id="98"/>
      <w:commentRangeStart w:id="99"/>
      <w:commentRangeStart w:id="100"/>
      <w:commentRangeStart w:id="101"/>
      <w:commentRangeStart w:id="102"/>
      <w:r w:rsidRPr="001A6861">
        <w:rPr>
          <w:rFonts w:ascii="Calibri" w:hAnsi="Calibri" w:cs="Calibri"/>
        </w:rPr>
        <w:t xml:space="preserve">Match Case </w:t>
      </w:r>
      <w:r w:rsidR="006C08F8">
        <w:rPr>
          <w:rFonts w:ascii="Calibri" w:hAnsi="Calibri" w:cs="Calibri"/>
        </w:rPr>
        <w:t>Number</w:t>
      </w:r>
      <w:r w:rsidRPr="001A6861">
        <w:rPr>
          <w:rFonts w:ascii="Calibri" w:hAnsi="Calibri" w:cs="Calibri"/>
        </w:rPr>
        <w:t xml:space="preserve"> from subject/thread</w:t>
      </w:r>
      <w:commentRangeEnd w:id="98"/>
      <w:r w:rsidRPr="001A6861">
        <w:rPr>
          <w:rStyle w:val="CommentReference"/>
          <w:rFonts w:ascii="Calibri" w:hAnsi="Calibri" w:cs="Calibri"/>
          <w:sz w:val="24"/>
          <w:szCs w:val="24"/>
        </w:rPr>
        <w:commentReference w:id="98"/>
      </w:r>
      <w:commentRangeEnd w:id="99"/>
      <w:r>
        <w:rPr>
          <w:rStyle w:val="CommentReference"/>
        </w:rPr>
        <w:commentReference w:id="99"/>
      </w:r>
      <w:commentRangeEnd w:id="100"/>
      <w:r>
        <w:rPr>
          <w:rStyle w:val="CommentReference"/>
        </w:rPr>
        <w:commentReference w:id="100"/>
      </w:r>
      <w:commentRangeEnd w:id="101"/>
      <w:r>
        <w:rPr>
          <w:rStyle w:val="CommentReference"/>
        </w:rPr>
        <w:commentReference w:id="101"/>
      </w:r>
      <w:commentRangeEnd w:id="102"/>
      <w:r>
        <w:rPr>
          <w:rStyle w:val="CommentReference"/>
        </w:rPr>
        <w:commentReference w:id="102"/>
      </w:r>
    </w:p>
    <w:p w:rsidRPr="001A6861" w:rsidR="005040FA" w:rsidP="001C3046" w:rsidRDefault="005040FA" w14:paraId="5EF53C76" w14:textId="77777777">
      <w:pPr>
        <w:pStyle w:val="ListParagraph"/>
        <w:numPr>
          <w:ilvl w:val="0"/>
          <w:numId w:val="24"/>
        </w:numPr>
        <w:spacing w:after="120" w:line="240" w:lineRule="auto"/>
        <w:jc w:val="both"/>
        <w:rPr>
          <w:rFonts w:ascii="Calibri" w:hAnsi="Calibri" w:cs="Calibri"/>
        </w:rPr>
      </w:pPr>
      <w:r w:rsidRPr="001A6861">
        <w:rPr>
          <w:rFonts w:ascii="Calibri" w:hAnsi="Calibri" w:cs="Calibri"/>
        </w:rPr>
        <w:t xml:space="preserve">Validate </w:t>
      </w:r>
      <w:r>
        <w:rPr>
          <w:rFonts w:ascii="Calibri" w:hAnsi="Calibri" w:cs="Calibri"/>
        </w:rPr>
        <w:t>recipient</w:t>
      </w:r>
      <w:r w:rsidRPr="001A6861">
        <w:rPr>
          <w:rFonts w:ascii="Calibri" w:hAnsi="Calibri" w:cs="Calibri"/>
        </w:rPr>
        <w:t xml:space="preserve"> </w:t>
      </w:r>
      <w:r>
        <w:rPr>
          <w:rFonts w:ascii="Calibri" w:hAnsi="Calibri" w:cs="Calibri"/>
        </w:rPr>
        <w:t xml:space="preserve">email </w:t>
      </w:r>
      <w:r w:rsidRPr="001A6861">
        <w:rPr>
          <w:rFonts w:ascii="Calibri" w:hAnsi="Calibri" w:cs="Calibri"/>
        </w:rPr>
        <w:t xml:space="preserve">against </w:t>
      </w:r>
      <w:r>
        <w:rPr>
          <w:rFonts w:ascii="Calibri" w:hAnsi="Calibri" w:cs="Calibri"/>
        </w:rPr>
        <w:t>tracking agent’s email</w:t>
      </w:r>
      <w:r w:rsidRPr="001A6861">
        <w:rPr>
          <w:rFonts w:ascii="Calibri" w:hAnsi="Calibri" w:cs="Calibri"/>
        </w:rPr>
        <w:t xml:space="preserve"> </w:t>
      </w:r>
    </w:p>
    <w:p w:rsidRPr="001A6861" w:rsidR="005040FA" w:rsidP="001C3046" w:rsidRDefault="005040FA" w14:paraId="011D5ADB" w14:textId="77777777">
      <w:pPr>
        <w:pStyle w:val="ListParagraph"/>
        <w:numPr>
          <w:ilvl w:val="0"/>
          <w:numId w:val="24"/>
        </w:numPr>
        <w:spacing w:after="120" w:line="240" w:lineRule="auto"/>
        <w:ind w:left="714" w:hanging="357"/>
        <w:contextualSpacing w:val="0"/>
        <w:jc w:val="both"/>
        <w:rPr>
          <w:rFonts w:ascii="Calibri" w:hAnsi="Calibri" w:cs="Calibri"/>
        </w:rPr>
      </w:pPr>
      <w:r w:rsidRPr="001A6861">
        <w:rPr>
          <w:rFonts w:ascii="Calibri" w:hAnsi="Calibri" w:cs="Calibri"/>
        </w:rPr>
        <w:t>Update:</w:t>
      </w:r>
    </w:p>
    <w:p w:rsidR="005040FA" w:rsidP="001C3046" w:rsidRDefault="005040FA" w14:paraId="5E332AD2" w14:textId="77777777">
      <w:pPr>
        <w:pStyle w:val="ListParagraph"/>
        <w:numPr>
          <w:ilvl w:val="3"/>
          <w:numId w:val="34"/>
        </w:numPr>
        <w:spacing w:after="120" w:line="240" w:lineRule="auto"/>
        <w:ind w:left="1443"/>
        <w:jc w:val="both"/>
        <w:rPr>
          <w:rFonts w:ascii="Calibri" w:hAnsi="Calibri" w:cs="Calibri"/>
        </w:rPr>
      </w:pPr>
      <w:commentRangeStart w:id="105"/>
      <w:commentRangeStart w:id="106"/>
      <w:commentRangeStart w:id="107"/>
      <w:r w:rsidRPr="001A6861">
        <w:rPr>
          <w:rFonts w:ascii="Calibri" w:hAnsi="Calibri" w:cs="Calibri"/>
        </w:rPr>
        <w:t>Agent Reply = Yes</w:t>
      </w:r>
      <w:commentRangeEnd w:id="105"/>
      <w:r>
        <w:rPr>
          <w:rStyle w:val="CommentReference"/>
          <w:rFonts w:ascii="Calibri" w:hAnsi="Calibri" w:cs="Calibri"/>
          <w:sz w:val="24"/>
          <w:szCs w:val="24"/>
        </w:rPr>
        <w:commentReference w:id="105"/>
      </w:r>
      <w:commentRangeEnd w:id="106"/>
      <w:r>
        <w:rPr>
          <w:rStyle w:val="CommentReference"/>
        </w:rPr>
        <w:commentReference w:id="106"/>
      </w:r>
      <w:commentRangeEnd w:id="107"/>
      <w:r>
        <w:rPr>
          <w:rStyle w:val="CommentReference"/>
        </w:rPr>
        <w:commentReference w:id="107"/>
      </w:r>
    </w:p>
    <w:p w:rsidRPr="001A6861" w:rsidR="005040FA" w:rsidP="001C3046" w:rsidRDefault="005040FA" w14:paraId="6BFE9B05" w14:textId="77777777">
      <w:pPr>
        <w:pStyle w:val="ListParagraph"/>
        <w:numPr>
          <w:ilvl w:val="3"/>
          <w:numId w:val="34"/>
        </w:numPr>
        <w:spacing w:after="120" w:line="240" w:lineRule="auto"/>
        <w:ind w:left="1440" w:hanging="357"/>
        <w:contextualSpacing w:val="0"/>
        <w:jc w:val="both"/>
        <w:rPr>
          <w:rFonts w:ascii="Calibri" w:hAnsi="Calibri" w:cs="Calibri"/>
        </w:rPr>
      </w:pPr>
      <w:r w:rsidRPr="001A6861">
        <w:rPr>
          <w:rFonts w:ascii="Calibri" w:hAnsi="Calibri" w:cs="Calibri"/>
        </w:rPr>
        <w:t>Last Action Date = current date/time, Now()</w:t>
      </w:r>
    </w:p>
    <w:p w:rsidRPr="001A6861" w:rsidR="005040FA" w:rsidP="001C3046" w:rsidRDefault="005040FA" w14:paraId="218E073A" w14:textId="77777777">
      <w:pPr>
        <w:pStyle w:val="ListParagraph"/>
        <w:numPr>
          <w:ilvl w:val="0"/>
          <w:numId w:val="24"/>
        </w:numPr>
        <w:spacing w:after="120" w:line="240" w:lineRule="auto"/>
        <w:jc w:val="both"/>
        <w:rPr>
          <w:rFonts w:ascii="Calibri" w:hAnsi="Calibri" w:cs="Calibri"/>
        </w:rPr>
      </w:pPr>
      <w:r w:rsidRPr="001A6861">
        <w:rPr>
          <w:rFonts w:ascii="Calibri" w:hAnsi="Calibri" w:cs="Calibri"/>
        </w:rPr>
        <w:t>Stop pending reminders</w:t>
      </w:r>
    </w:p>
    <w:p w:rsidRPr="001A6861" w:rsidR="005040FA" w:rsidP="005040FA" w:rsidRDefault="005040FA" w14:paraId="60B81203" w14:textId="77777777">
      <w:pPr>
        <w:spacing w:after="120" w:line="240" w:lineRule="auto"/>
        <w:jc w:val="both"/>
        <w:rPr>
          <w:rFonts w:ascii="Calibri" w:hAnsi="Calibri" w:cs="Calibri"/>
          <w:b/>
          <w:bCs/>
        </w:rPr>
      </w:pPr>
    </w:p>
    <w:p w:rsidRPr="001A6861" w:rsidR="005040FA" w:rsidP="005040FA" w:rsidRDefault="005040FA" w14:paraId="1097E40B" w14:textId="77777777">
      <w:pPr>
        <w:spacing w:after="120" w:line="240" w:lineRule="auto"/>
        <w:jc w:val="both"/>
        <w:rPr>
          <w:rFonts w:ascii="Calibri" w:hAnsi="Calibri" w:cs="Calibri"/>
          <w:b/>
          <w:bCs/>
        </w:rPr>
      </w:pPr>
      <w:r w:rsidRPr="001A6861">
        <w:rPr>
          <w:rFonts w:ascii="Calibri" w:hAnsi="Calibri" w:cs="Calibri"/>
          <w:b/>
          <w:bCs/>
        </w:rPr>
        <w:t>Acceptance Criteria</w:t>
      </w:r>
    </w:p>
    <w:p w:rsidRPr="0069131F" w:rsidR="0069131F" w:rsidP="001C3046" w:rsidRDefault="00D05ABE" w14:paraId="2929AACC" w14:textId="77777777">
      <w:pPr>
        <w:pStyle w:val="ListParagraph"/>
        <w:numPr>
          <w:ilvl w:val="0"/>
          <w:numId w:val="62"/>
        </w:numPr>
        <w:rPr>
          <w:rFonts w:ascii="Calibri" w:hAnsi="Calibri" w:cs="Calibri"/>
        </w:rPr>
      </w:pPr>
      <w:r w:rsidRPr="0069131F">
        <w:rPr>
          <w:rFonts w:ascii="Calibri" w:hAnsi="Calibri" w:cs="Calibri"/>
        </w:rPr>
        <w:t xml:space="preserve">The system shall send notifications only when </w:t>
      </w:r>
      <w:r w:rsidRPr="00C61E83">
        <w:rPr>
          <w:rFonts w:ascii="Calibri" w:hAnsi="Calibri" w:cs="Calibri"/>
          <w:i/>
          <w:iCs/>
        </w:rPr>
        <w:t>Reply Status = No</w:t>
      </w:r>
      <w:r w:rsidRPr="0069131F">
        <w:rPr>
          <w:rFonts w:ascii="Calibri" w:hAnsi="Calibri" w:cs="Calibri"/>
        </w:rPr>
        <w:t xml:space="preserve"> and </w:t>
      </w:r>
      <w:r w:rsidRPr="00C61E83" w:rsidR="008E583F">
        <w:rPr>
          <w:rFonts w:ascii="Calibri" w:hAnsi="Calibri" w:cs="Calibri"/>
          <w:i/>
          <w:iCs/>
        </w:rPr>
        <w:t>Tracking Status = Active</w:t>
      </w:r>
      <w:r w:rsidRPr="0069131F" w:rsidR="008E583F">
        <w:rPr>
          <w:rFonts w:ascii="Calibri" w:hAnsi="Calibri" w:cs="Calibri"/>
        </w:rPr>
        <w:t>.</w:t>
      </w:r>
    </w:p>
    <w:p w:rsidRPr="0069131F" w:rsidR="0069131F" w:rsidP="001C3046" w:rsidRDefault="0069131F" w14:paraId="1970224B" w14:textId="7CA38B73">
      <w:pPr>
        <w:pStyle w:val="ListParagraph"/>
        <w:numPr>
          <w:ilvl w:val="0"/>
          <w:numId w:val="62"/>
        </w:numPr>
        <w:jc w:val="both"/>
        <w:rPr>
          <w:rFonts w:ascii="Calibri" w:hAnsi="Calibri" w:cs="Calibri"/>
        </w:rPr>
      </w:pPr>
      <w:r w:rsidRPr="0069131F">
        <w:rPr>
          <w:rFonts w:ascii="Calibri" w:hAnsi="Calibri" w:cs="Calibri"/>
        </w:rPr>
        <w:t>The system shall immediately stop all SLA monitoring and reminder notifications when:</w:t>
      </w:r>
    </w:p>
    <w:p w:rsidRPr="0069131F" w:rsidR="0069131F" w:rsidP="001C3046" w:rsidRDefault="00CE4DCC" w14:paraId="7DE04849" w14:textId="7E7E0E72">
      <w:pPr>
        <w:pStyle w:val="ListParagraph"/>
        <w:numPr>
          <w:ilvl w:val="1"/>
          <w:numId w:val="63"/>
        </w:numPr>
        <w:rPr>
          <w:rFonts w:ascii="Calibri" w:hAnsi="Calibri" w:cs="Calibri"/>
        </w:rPr>
      </w:pPr>
      <w:r>
        <w:rPr>
          <w:rFonts w:ascii="Calibri" w:hAnsi="Calibri" w:cs="Calibri"/>
        </w:rPr>
        <w:t>Agent Reply = Yes</w:t>
      </w:r>
      <w:r w:rsidR="000E671B">
        <w:rPr>
          <w:rFonts w:ascii="Calibri" w:hAnsi="Calibri" w:cs="Calibri"/>
        </w:rPr>
        <w:t xml:space="preserve"> OR</w:t>
      </w:r>
    </w:p>
    <w:p w:rsidR="0085174A" w:rsidP="005E1D7F" w:rsidRDefault="0069131F" w14:paraId="217D2E1A" w14:textId="105DC11E">
      <w:pPr>
        <w:pStyle w:val="ListParagraph"/>
        <w:numPr>
          <w:ilvl w:val="1"/>
          <w:numId w:val="63"/>
        </w:numPr>
        <w:rPr>
          <w:rFonts w:ascii="Calibri" w:hAnsi="Calibri" w:cs="Calibri"/>
        </w:rPr>
      </w:pPr>
      <w:commentRangeStart w:id="108"/>
      <w:commentRangeStart w:id="109"/>
      <w:r w:rsidRPr="0069131F">
        <w:rPr>
          <w:rFonts w:ascii="Calibri" w:hAnsi="Calibri" w:cs="Calibri"/>
        </w:rPr>
        <w:t xml:space="preserve">Tracking </w:t>
      </w:r>
      <w:r w:rsidR="007A3BA4">
        <w:rPr>
          <w:rFonts w:ascii="Calibri" w:hAnsi="Calibri" w:cs="Calibri"/>
        </w:rPr>
        <w:t>record</w:t>
      </w:r>
      <w:r w:rsidRPr="0069131F">
        <w:rPr>
          <w:rFonts w:ascii="Calibri" w:hAnsi="Calibri" w:cs="Calibri"/>
        </w:rPr>
        <w:t xml:space="preserve"> is manually </w:t>
      </w:r>
      <w:r w:rsidR="002461F2">
        <w:rPr>
          <w:rFonts w:hint="eastAsia" w:ascii="Calibri" w:hAnsi="Calibri" w:cs="Calibri"/>
        </w:rPr>
        <w:t>d</w:t>
      </w:r>
      <w:r w:rsidR="00234095">
        <w:rPr>
          <w:rFonts w:ascii="Calibri" w:hAnsi="Calibri" w:cs="Calibri"/>
        </w:rPr>
        <w:t>eactivate</w:t>
      </w:r>
      <w:r w:rsidR="002461F2">
        <w:rPr>
          <w:rFonts w:hint="eastAsia" w:ascii="Calibri" w:hAnsi="Calibri" w:cs="Calibri"/>
        </w:rPr>
        <w:t>d</w:t>
      </w:r>
      <w:commentRangeEnd w:id="108"/>
      <w:r w:rsidR="008D170F">
        <w:rPr>
          <w:rStyle w:val="CommentReference"/>
          <w:rFonts w:ascii="Calibri" w:hAnsi="Calibri" w:cs="Calibri"/>
          <w:sz w:val="24"/>
          <w:szCs w:val="24"/>
        </w:rPr>
        <w:commentReference w:id="108"/>
      </w:r>
      <w:commentRangeEnd w:id="109"/>
      <w:r>
        <w:rPr>
          <w:rStyle w:val="CommentReference"/>
        </w:rPr>
        <w:commentReference w:id="109"/>
      </w:r>
      <w:r w:rsidR="002855B1">
        <w:rPr>
          <w:rFonts w:ascii="Calibri" w:hAnsi="Calibri" w:cs="Calibri"/>
        </w:rPr>
        <w:t xml:space="preserve"> </w:t>
      </w:r>
      <w:r w:rsidR="00DD52CA">
        <w:rPr>
          <w:rFonts w:ascii="Calibri" w:hAnsi="Calibri" w:cs="Calibri"/>
        </w:rPr>
        <w:t xml:space="preserve">tracking for specific </w:t>
      </w:r>
      <w:r w:rsidR="00D73D93">
        <w:rPr>
          <w:rFonts w:ascii="Calibri" w:hAnsi="Calibri" w:cs="Calibri"/>
        </w:rPr>
        <w:t>recipient</w:t>
      </w:r>
      <w:r w:rsidR="005E1D7F">
        <w:rPr>
          <w:rFonts w:ascii="Calibri" w:hAnsi="Calibri" w:cs="Calibri"/>
        </w:rPr>
        <w:t xml:space="preserve">. </w:t>
      </w:r>
    </w:p>
    <w:p w:rsidR="0085174A" w:rsidP="0085174A" w:rsidRDefault="0085174A" w14:paraId="2CC1965F" w14:textId="0EEBBFF8">
      <w:pPr>
        <w:pStyle w:val="ListParagraph"/>
        <w:numPr>
          <w:ilvl w:val="2"/>
          <w:numId w:val="76"/>
        </w:numPr>
        <w:rPr>
          <w:rFonts w:ascii="Calibri" w:hAnsi="Calibri" w:cs="Calibri"/>
        </w:rPr>
      </w:pPr>
      <w:r>
        <w:rPr>
          <w:rFonts w:ascii="Calibri" w:hAnsi="Calibri" w:cs="Calibri"/>
        </w:rPr>
        <w:t>User required to click “Deactivate” button on Agent Tracking Tab</w:t>
      </w:r>
      <w:r w:rsidR="00EF48F6">
        <w:rPr>
          <w:rFonts w:ascii="Calibri" w:hAnsi="Calibri" w:cs="Calibri"/>
        </w:rPr>
        <w:t xml:space="preserve"> for the selected user. </w:t>
      </w:r>
    </w:p>
    <w:p w:rsidR="005E1D7F" w:rsidP="0085174A" w:rsidRDefault="0085174A" w14:paraId="40005236" w14:textId="1531F831">
      <w:pPr>
        <w:pStyle w:val="ListParagraph"/>
        <w:numPr>
          <w:ilvl w:val="2"/>
          <w:numId w:val="76"/>
        </w:numPr>
        <w:rPr>
          <w:rFonts w:ascii="Calibri" w:hAnsi="Calibri" w:cs="Calibri"/>
        </w:rPr>
      </w:pPr>
      <w:r>
        <w:rPr>
          <w:rFonts w:ascii="Calibri" w:hAnsi="Calibri" w:cs="Calibri"/>
        </w:rPr>
        <w:t>T</w:t>
      </w:r>
      <w:r w:rsidRPr="005E1D7F" w:rsidR="005E1D7F">
        <w:rPr>
          <w:rFonts w:ascii="Calibri" w:hAnsi="Calibri" w:cs="Calibri"/>
        </w:rPr>
        <w:t>his action stops monitoring only and does not indicate that a response has been received</w:t>
      </w:r>
      <w:r>
        <w:rPr>
          <w:rFonts w:ascii="Calibri" w:hAnsi="Calibri" w:cs="Calibri"/>
        </w:rPr>
        <w:t xml:space="preserve">. </w:t>
      </w:r>
    </w:p>
    <w:p w:rsidR="0085174A" w:rsidP="0085174A" w:rsidRDefault="001844CC" w14:paraId="7C328281" w14:textId="795CAB51">
      <w:pPr>
        <w:pStyle w:val="ListParagraph"/>
        <w:numPr>
          <w:ilvl w:val="2"/>
          <w:numId w:val="76"/>
        </w:numPr>
        <w:rPr>
          <w:rFonts w:ascii="Calibri" w:hAnsi="Calibri" w:cs="Calibri"/>
        </w:rPr>
      </w:pPr>
      <w:r>
        <w:rPr>
          <w:rFonts w:ascii="Calibri" w:hAnsi="Calibri" w:cs="Calibri"/>
        </w:rPr>
        <w:t xml:space="preserve">Once deactivated, the tracking record will be removed from the tracker list. </w:t>
      </w:r>
    </w:p>
    <w:p w:rsidRPr="005E1D7F" w:rsidR="004C23C4" w:rsidP="0085174A" w:rsidRDefault="004C23C4" w14:paraId="7515A7DA" w14:textId="2150C6B9">
      <w:pPr>
        <w:pStyle w:val="ListParagraph"/>
        <w:numPr>
          <w:ilvl w:val="2"/>
          <w:numId w:val="76"/>
        </w:numPr>
        <w:rPr>
          <w:rFonts w:ascii="Calibri" w:hAnsi="Calibri" w:cs="Calibri"/>
        </w:rPr>
      </w:pPr>
      <w:r>
        <w:rPr>
          <w:rFonts w:ascii="Calibri" w:hAnsi="Calibri" w:cs="Calibri"/>
        </w:rPr>
        <w:t>Audit Log will retain the full tracking record.</w:t>
      </w:r>
    </w:p>
    <w:p w:rsidRPr="005035D4" w:rsidR="005040FA" w:rsidP="005040FA" w:rsidRDefault="005040FA" w14:paraId="586331BB" w14:textId="77777777">
      <w:pPr>
        <w:spacing w:after="120" w:line="240" w:lineRule="auto"/>
        <w:jc w:val="both"/>
        <w:rPr>
          <w:rFonts w:ascii="Calibri" w:hAnsi="Calibri" w:cs="Calibri"/>
        </w:rPr>
      </w:pPr>
    </w:p>
    <w:p w:rsidRPr="001A6861" w:rsidR="001E2508" w:rsidP="001E2508" w:rsidRDefault="001E2508" w14:paraId="6778BBA8" w14:textId="219E44C3">
      <w:pPr>
        <w:pStyle w:val="Heading4"/>
        <w:spacing w:before="0" w:after="120"/>
        <w:jc w:val="both"/>
        <w:rPr>
          <w:rFonts w:ascii="Calibri" w:hAnsi="Calibri" w:cs="Calibri"/>
        </w:rPr>
      </w:pPr>
      <w:commentRangeStart w:id="110"/>
      <w:commentRangeStart w:id="111"/>
      <w:commentRangeStart w:id="112"/>
      <w:commentRangeStart w:id="113"/>
      <w:r w:rsidRPr="001A6861">
        <w:rPr>
          <w:rFonts w:ascii="Calibri" w:hAnsi="Calibri" w:cs="Calibri"/>
        </w:rPr>
        <w:t>F</w:t>
      </w:r>
      <w:r>
        <w:rPr>
          <w:rFonts w:ascii="Calibri" w:hAnsi="Calibri" w:cs="Calibri"/>
        </w:rPr>
        <w:t>low 0</w:t>
      </w:r>
      <w:r w:rsidR="005040FA">
        <w:rPr>
          <w:rFonts w:ascii="Calibri" w:hAnsi="Calibri" w:cs="Calibri"/>
        </w:rPr>
        <w:t>3</w:t>
      </w:r>
      <w:r w:rsidRPr="001A6861">
        <w:rPr>
          <w:rFonts w:ascii="Calibri" w:hAnsi="Calibri" w:cs="Calibri"/>
        </w:rPr>
        <w:t xml:space="preserve"> – </w:t>
      </w:r>
      <w:r>
        <w:rPr>
          <w:rFonts w:ascii="Calibri" w:hAnsi="Calibri" w:cs="Calibri"/>
        </w:rPr>
        <w:t xml:space="preserve">SLA </w:t>
      </w:r>
      <w:r w:rsidRPr="001A6861">
        <w:rPr>
          <w:rFonts w:ascii="Calibri" w:hAnsi="Calibri" w:cs="Calibri"/>
        </w:rPr>
        <w:t xml:space="preserve">Reminder </w:t>
      </w:r>
      <w:r>
        <w:rPr>
          <w:rFonts w:ascii="Calibri" w:hAnsi="Calibri" w:cs="Calibri"/>
        </w:rPr>
        <w:t>Tracking</w:t>
      </w:r>
      <w:r w:rsidRPr="001A6861">
        <w:rPr>
          <w:rFonts w:ascii="Calibri" w:hAnsi="Calibri" w:cs="Calibri"/>
        </w:rPr>
        <w:t xml:space="preserve"> (3 / 7 Business Days)</w:t>
      </w:r>
      <w:commentRangeEnd w:id="110"/>
      <w:r w:rsidRPr="001A6861">
        <w:rPr>
          <w:rStyle w:val="CommentReference"/>
          <w:rFonts w:ascii="Calibri" w:hAnsi="Calibri" w:cs="Calibri"/>
          <w:sz w:val="24"/>
          <w:szCs w:val="24"/>
        </w:rPr>
        <w:commentReference w:id="110"/>
      </w:r>
      <w:commentRangeEnd w:id="111"/>
      <w:r>
        <w:rPr>
          <w:rStyle w:val="CommentReference"/>
        </w:rPr>
        <w:commentReference w:id="111"/>
      </w:r>
      <w:commentRangeEnd w:id="112"/>
      <w:r>
        <w:rPr>
          <w:rStyle w:val="CommentReference"/>
        </w:rPr>
        <w:commentReference w:id="112"/>
      </w:r>
      <w:commentRangeEnd w:id="113"/>
      <w:r>
        <w:rPr>
          <w:rStyle w:val="CommentReference"/>
        </w:rPr>
        <w:commentReference w:id="113"/>
      </w:r>
    </w:p>
    <w:p w:rsidRPr="00CF333A" w:rsidR="00CF333A" w:rsidP="00CF333A" w:rsidRDefault="003F7924" w14:paraId="6831C9A0" w14:textId="48589C6F">
      <w:pPr>
        <w:spacing w:after="120" w:line="240" w:lineRule="auto"/>
        <w:jc w:val="both"/>
        <w:rPr>
          <w:rFonts w:ascii="Calibri" w:hAnsi="Calibri" w:cs="Calibri"/>
        </w:rPr>
      </w:pPr>
      <w:r>
        <w:rPr>
          <w:rFonts w:ascii="Calibri" w:hAnsi="Calibri" w:cs="Calibri"/>
          <w:b/>
          <w:bCs/>
        </w:rPr>
        <w:t xml:space="preserve">Description: </w:t>
      </w:r>
      <w:r w:rsidRPr="00CF333A" w:rsidR="00CF333A">
        <w:rPr>
          <w:rFonts w:ascii="Calibri" w:hAnsi="Calibri" w:cs="Calibri"/>
        </w:rPr>
        <w:t xml:space="preserve">This flow governs the ongoing tracking of </w:t>
      </w:r>
      <w:r w:rsidR="0092654A">
        <w:rPr>
          <w:rFonts w:ascii="Calibri" w:hAnsi="Calibri" w:cs="Calibri"/>
        </w:rPr>
        <w:t>To-recipient’s</w:t>
      </w:r>
      <w:r w:rsidRPr="00CF333A" w:rsidR="00CF333A">
        <w:rPr>
          <w:rFonts w:ascii="Calibri" w:hAnsi="Calibri" w:cs="Calibri"/>
        </w:rPr>
        <w:t xml:space="preserve"> responses, including SLA calculation, reminder triggering, escalation, and system logging.</w:t>
      </w:r>
    </w:p>
    <w:p w:rsidR="007C5FD0" w:rsidP="001E2508" w:rsidRDefault="001E2508" w14:paraId="667134A6" w14:textId="77777777">
      <w:pPr>
        <w:spacing w:after="120" w:line="240" w:lineRule="auto"/>
        <w:jc w:val="both"/>
        <w:rPr>
          <w:rFonts w:ascii="Calibri" w:hAnsi="Calibri" w:cs="Calibri"/>
        </w:rPr>
      </w:pPr>
      <w:r w:rsidRPr="001A6861">
        <w:rPr>
          <w:rFonts w:ascii="Calibri" w:hAnsi="Calibri" w:cs="Calibri"/>
          <w:b/>
          <w:bCs/>
        </w:rPr>
        <w:t>Trigger:</w:t>
      </w:r>
      <w:r w:rsidRPr="001A6861">
        <w:rPr>
          <w:rFonts w:ascii="Calibri" w:hAnsi="Calibri" w:cs="Calibri"/>
        </w:rPr>
        <w:t xml:space="preserve"> </w:t>
      </w:r>
    </w:p>
    <w:p w:rsidRPr="007C5FD0" w:rsidR="007C5FD0" w:rsidP="001C3046" w:rsidRDefault="007C5FD0" w14:paraId="17A156EA" w14:textId="77777777">
      <w:pPr>
        <w:numPr>
          <w:ilvl w:val="0"/>
          <w:numId w:val="61"/>
        </w:numPr>
        <w:spacing w:after="0" w:line="240" w:lineRule="auto"/>
        <w:jc w:val="both"/>
        <w:rPr>
          <w:rFonts w:ascii="Calibri" w:hAnsi="Calibri" w:cs="Calibri"/>
        </w:rPr>
      </w:pPr>
      <w:r w:rsidRPr="007C5FD0">
        <w:rPr>
          <w:rFonts w:ascii="Calibri" w:hAnsi="Calibri" w:cs="Calibri"/>
        </w:rPr>
        <w:t>Triggered after tracking records are created (Flow 1)</w:t>
      </w:r>
    </w:p>
    <w:p w:rsidRPr="007C5FD0" w:rsidR="007C5FD0" w:rsidP="001C3046" w:rsidRDefault="007C5FD0" w14:paraId="23900795" w14:textId="77777777">
      <w:pPr>
        <w:numPr>
          <w:ilvl w:val="0"/>
          <w:numId w:val="61"/>
        </w:numPr>
        <w:spacing w:after="0" w:line="240" w:lineRule="auto"/>
        <w:jc w:val="both"/>
        <w:rPr>
          <w:rFonts w:ascii="Calibri" w:hAnsi="Calibri" w:cs="Calibri"/>
        </w:rPr>
      </w:pPr>
      <w:r w:rsidRPr="007C5FD0">
        <w:rPr>
          <w:rFonts w:ascii="Calibri" w:hAnsi="Calibri" w:cs="Calibri"/>
        </w:rPr>
        <w:t>Runs on a scheduled basis (e.g., every 1 hour via Power Automate)</w:t>
      </w:r>
    </w:p>
    <w:p w:rsidR="000E0650" w:rsidP="001E2508" w:rsidRDefault="000E0650" w14:paraId="7E4EB080" w14:textId="77777777">
      <w:pPr>
        <w:spacing w:after="120" w:line="240" w:lineRule="auto"/>
        <w:jc w:val="both"/>
        <w:rPr>
          <w:rFonts w:ascii="Calibri" w:hAnsi="Calibri" w:cs="Calibri"/>
          <w:b/>
          <w:bCs/>
        </w:rPr>
      </w:pPr>
    </w:p>
    <w:p w:rsidR="00F92667" w:rsidP="001E2508" w:rsidRDefault="00F92667" w14:paraId="677A60D0" w14:textId="0ED71645">
      <w:pPr>
        <w:spacing w:after="120" w:line="240" w:lineRule="auto"/>
        <w:jc w:val="both"/>
        <w:rPr>
          <w:rFonts w:ascii="Calibri" w:hAnsi="Calibri" w:cs="Calibri"/>
          <w:b/>
          <w:bCs/>
        </w:rPr>
      </w:pPr>
      <w:r>
        <w:rPr>
          <w:rFonts w:ascii="Calibri" w:hAnsi="Calibri" w:cs="Calibri"/>
          <w:b/>
          <w:bCs/>
        </w:rPr>
        <w:t>SLA Definition:</w:t>
      </w:r>
    </w:p>
    <w:p w:rsidRPr="00661359" w:rsidR="00F92667" w:rsidP="00C77D57" w:rsidRDefault="00F92667" w14:paraId="67D35225" w14:textId="601B019E">
      <w:pPr>
        <w:pStyle w:val="ListParagraph"/>
        <w:numPr>
          <w:ilvl w:val="1"/>
          <w:numId w:val="15"/>
        </w:numPr>
        <w:spacing w:after="120" w:line="240" w:lineRule="auto"/>
        <w:ind w:left="723"/>
        <w:jc w:val="both"/>
        <w:rPr>
          <w:rFonts w:ascii="Calibri" w:hAnsi="Calibri" w:cs="Calibri"/>
        </w:rPr>
      </w:pPr>
      <w:r w:rsidRPr="00661359">
        <w:rPr>
          <w:rFonts w:ascii="Calibri" w:hAnsi="Calibri" w:cs="Calibri"/>
        </w:rPr>
        <w:t xml:space="preserve">3 Business Days – First follow-up </w:t>
      </w:r>
    </w:p>
    <w:p w:rsidRPr="00F92667" w:rsidR="00F92667" w:rsidP="00C77D57" w:rsidRDefault="00F92667" w14:paraId="093E73DA" w14:textId="14B1BE45">
      <w:pPr>
        <w:pStyle w:val="ListParagraph"/>
        <w:numPr>
          <w:ilvl w:val="1"/>
          <w:numId w:val="15"/>
        </w:numPr>
        <w:spacing w:after="120" w:line="240" w:lineRule="auto"/>
        <w:ind w:left="723"/>
        <w:jc w:val="both"/>
        <w:rPr>
          <w:rFonts w:ascii="Calibri" w:hAnsi="Calibri" w:cs="Calibri"/>
          <w:b/>
          <w:bCs/>
        </w:rPr>
      </w:pPr>
      <w:r w:rsidRPr="00661359">
        <w:rPr>
          <w:rFonts w:ascii="Calibri" w:hAnsi="Calibri" w:cs="Calibri"/>
        </w:rPr>
        <w:t>7 Business Days</w:t>
      </w:r>
      <w:r>
        <w:rPr>
          <w:rFonts w:ascii="Calibri" w:hAnsi="Calibri" w:cs="Calibri"/>
          <w:b/>
          <w:bCs/>
        </w:rPr>
        <w:t xml:space="preserve"> </w:t>
      </w:r>
      <w:r w:rsidRPr="00F92667">
        <w:rPr>
          <w:rFonts w:ascii="Calibri" w:hAnsi="Calibri" w:cs="Calibri"/>
        </w:rPr>
        <w:t>– Escalation</w:t>
      </w:r>
      <w:r>
        <w:rPr>
          <w:rFonts w:ascii="Calibri" w:hAnsi="Calibri" w:cs="Calibri"/>
          <w:b/>
          <w:bCs/>
        </w:rPr>
        <w:t xml:space="preserve"> </w:t>
      </w:r>
    </w:p>
    <w:p w:rsidRPr="001A6861" w:rsidR="001E2508" w:rsidP="00F92667" w:rsidRDefault="001E2508" w14:paraId="44C7440D" w14:textId="01139651">
      <w:pPr>
        <w:spacing w:before="240" w:after="120" w:line="240" w:lineRule="auto"/>
        <w:jc w:val="both"/>
        <w:rPr>
          <w:rFonts w:ascii="Calibri" w:hAnsi="Calibri" w:cs="Calibri"/>
          <w:b/>
          <w:bCs/>
        </w:rPr>
      </w:pPr>
      <w:r w:rsidRPr="001A6861">
        <w:rPr>
          <w:rFonts w:ascii="Calibri" w:hAnsi="Calibri" w:cs="Calibri"/>
          <w:b/>
          <w:bCs/>
        </w:rPr>
        <w:t>System shall:</w:t>
      </w:r>
    </w:p>
    <w:p w:rsidR="001E2508" w:rsidP="001C3046" w:rsidRDefault="001E2508" w14:paraId="2B8A8103" w14:textId="77777777">
      <w:pPr>
        <w:pStyle w:val="ListParagraph"/>
        <w:numPr>
          <w:ilvl w:val="4"/>
          <w:numId w:val="34"/>
        </w:numPr>
        <w:spacing w:after="120" w:line="240" w:lineRule="auto"/>
        <w:ind w:left="723"/>
        <w:jc w:val="both"/>
        <w:rPr>
          <w:rFonts w:ascii="Calibri" w:hAnsi="Calibri" w:cs="Calibri"/>
        </w:rPr>
      </w:pPr>
      <w:r w:rsidRPr="001A6861">
        <w:rPr>
          <w:rFonts w:ascii="Calibri" w:hAnsi="Calibri" w:cs="Calibri"/>
        </w:rPr>
        <w:t xml:space="preserve">Query active cases </w:t>
      </w:r>
      <w:r w:rsidR="007620CD">
        <w:rPr>
          <w:rFonts w:hint="eastAsia" w:ascii="Calibri" w:hAnsi="Calibri" w:cs="Calibri"/>
        </w:rPr>
        <w:t>where</w:t>
      </w:r>
      <w:r w:rsidRPr="001A6861">
        <w:rPr>
          <w:rFonts w:ascii="Calibri" w:hAnsi="Calibri" w:cs="Calibri"/>
        </w:rPr>
        <w:t xml:space="preserve"> </w:t>
      </w:r>
    </w:p>
    <w:p w:rsidR="001E2508" w:rsidP="001C3046" w:rsidRDefault="001E2508" w14:paraId="7B842534" w14:textId="77777777">
      <w:pPr>
        <w:pStyle w:val="ListParagraph"/>
        <w:numPr>
          <w:ilvl w:val="1"/>
          <w:numId w:val="34"/>
        </w:numPr>
        <w:spacing w:after="120" w:line="240" w:lineRule="auto"/>
        <w:jc w:val="both"/>
        <w:rPr>
          <w:rFonts w:ascii="Calibri" w:hAnsi="Calibri" w:cs="Calibri"/>
        </w:rPr>
      </w:pPr>
      <w:r w:rsidRPr="001A6861">
        <w:rPr>
          <w:rFonts w:ascii="Calibri" w:hAnsi="Calibri" w:cs="Calibri"/>
          <w:i/>
          <w:iCs/>
        </w:rPr>
        <w:t>Agent Reply = No</w:t>
      </w:r>
      <w:r w:rsidRPr="001A6861">
        <w:rPr>
          <w:rFonts w:ascii="Calibri" w:hAnsi="Calibri" w:cs="Calibri"/>
        </w:rPr>
        <w:t xml:space="preserve"> </w:t>
      </w:r>
    </w:p>
    <w:p w:rsidRPr="002909A3" w:rsidR="001E2508" w:rsidP="001C3046" w:rsidRDefault="001E2508" w14:paraId="2ECC1FB5" w14:textId="77777777">
      <w:pPr>
        <w:pStyle w:val="ListParagraph"/>
        <w:numPr>
          <w:ilvl w:val="1"/>
          <w:numId w:val="34"/>
        </w:numPr>
        <w:spacing w:after="120" w:line="240" w:lineRule="auto"/>
        <w:ind w:left="1434" w:hanging="357"/>
        <w:contextualSpacing w:val="0"/>
        <w:jc w:val="both"/>
        <w:rPr>
          <w:rFonts w:ascii="Calibri" w:hAnsi="Calibri" w:cs="Calibri"/>
        </w:rPr>
      </w:pPr>
      <w:r>
        <w:rPr>
          <w:rFonts w:ascii="Calibri" w:hAnsi="Calibri" w:cs="Calibri"/>
          <w:i/>
          <w:iCs/>
        </w:rPr>
        <w:t>and Agent Email Address</w:t>
      </w:r>
    </w:p>
    <w:p w:rsidR="001E2508" w:rsidP="001C3046" w:rsidRDefault="001E2508" w14:paraId="67E92058" w14:textId="6F8A67B7">
      <w:pPr>
        <w:pStyle w:val="ListParagraph"/>
        <w:numPr>
          <w:ilvl w:val="2"/>
          <w:numId w:val="53"/>
        </w:numPr>
        <w:tabs>
          <w:tab w:val="clear" w:pos="2160"/>
        </w:tabs>
        <w:spacing w:after="120" w:line="240" w:lineRule="auto"/>
        <w:ind w:left="709"/>
        <w:jc w:val="both"/>
        <w:rPr>
          <w:rFonts w:ascii="Calibri" w:hAnsi="Calibri" w:cs="Calibri"/>
        </w:rPr>
      </w:pPr>
      <w:r w:rsidRPr="002909A3">
        <w:rPr>
          <w:rFonts w:ascii="Calibri" w:hAnsi="Calibri" w:cs="Calibri"/>
        </w:rPr>
        <w:t xml:space="preserve">Calculate business </w:t>
      </w:r>
      <w:r w:rsidR="006C1BCA">
        <w:rPr>
          <w:rFonts w:ascii="Calibri" w:hAnsi="Calibri" w:cs="Calibri"/>
        </w:rPr>
        <w:t xml:space="preserve">day </w:t>
      </w:r>
      <w:r w:rsidRPr="002909A3">
        <w:rPr>
          <w:rFonts w:ascii="Calibri" w:hAnsi="Calibri" w:cs="Calibri"/>
        </w:rPr>
        <w:t xml:space="preserve">difference </w:t>
      </w:r>
      <w:r w:rsidR="006C1BCA">
        <w:rPr>
          <w:rFonts w:ascii="Calibri" w:hAnsi="Calibri" w:cs="Calibri"/>
        </w:rPr>
        <w:t>between current date and</w:t>
      </w:r>
      <w:r w:rsidRPr="002909A3">
        <w:rPr>
          <w:rFonts w:ascii="Calibri" w:hAnsi="Calibri" w:cs="Calibri"/>
        </w:rPr>
        <w:t xml:space="preserve"> Assignment Date</w:t>
      </w:r>
    </w:p>
    <w:p w:rsidRPr="002909A3" w:rsidR="001E2508" w:rsidP="001C3046" w:rsidRDefault="001E2508" w14:paraId="758AB5A5" w14:textId="77777777">
      <w:pPr>
        <w:pStyle w:val="ListParagraph"/>
        <w:numPr>
          <w:ilvl w:val="2"/>
          <w:numId w:val="53"/>
        </w:numPr>
        <w:tabs>
          <w:tab w:val="clear" w:pos="2160"/>
        </w:tabs>
        <w:spacing w:after="120" w:line="240" w:lineRule="auto"/>
        <w:ind w:left="709"/>
        <w:jc w:val="both"/>
        <w:rPr>
          <w:rFonts w:ascii="Calibri" w:hAnsi="Calibri" w:cs="Calibri"/>
        </w:rPr>
      </w:pPr>
      <w:r>
        <w:rPr>
          <w:rFonts w:ascii="Calibri" w:hAnsi="Calibri" w:cs="Calibri"/>
        </w:rPr>
        <w:t>I</w:t>
      </w:r>
      <w:r w:rsidRPr="002909A3">
        <w:rPr>
          <w:rFonts w:ascii="Calibri" w:hAnsi="Calibri" w:cs="Calibri"/>
        </w:rPr>
        <w:t>f no reply detected after:</w:t>
      </w:r>
    </w:p>
    <w:p w:rsidR="001E2508" w:rsidP="001C3046" w:rsidRDefault="001E2508" w14:paraId="65676770" w14:textId="5EEF1A72">
      <w:pPr>
        <w:pStyle w:val="ListParagraph"/>
        <w:numPr>
          <w:ilvl w:val="0"/>
          <w:numId w:val="23"/>
        </w:numPr>
        <w:spacing w:after="120" w:line="240" w:lineRule="auto"/>
        <w:ind w:left="1440" w:hanging="357"/>
        <w:jc w:val="both"/>
        <w:rPr>
          <w:rFonts w:ascii="Calibri" w:hAnsi="Calibri" w:cs="Calibri"/>
        </w:rPr>
      </w:pPr>
      <w:r>
        <w:rPr>
          <w:rFonts w:ascii="Calibri" w:hAnsi="Calibri" w:cs="Calibri"/>
        </w:rPr>
        <w:t xml:space="preserve">SLA 1: </w:t>
      </w:r>
      <w:r w:rsidR="00CE7CF7">
        <w:rPr>
          <w:rFonts w:ascii="Calibri" w:hAnsi="Calibri" w:cs="Calibri"/>
        </w:rPr>
        <w:t>Automatically s</w:t>
      </w:r>
      <w:r w:rsidRPr="001A6861">
        <w:rPr>
          <w:rFonts w:ascii="Calibri" w:hAnsi="Calibri" w:cs="Calibri"/>
        </w:rPr>
        <w:t>end reminder to the agent</w:t>
      </w:r>
      <w:r>
        <w:rPr>
          <w:rFonts w:ascii="Calibri" w:hAnsi="Calibri" w:cs="Calibri"/>
        </w:rPr>
        <w:t xml:space="preserve"> (e.g., 3 Business Days)</w:t>
      </w:r>
      <w:r w:rsidRPr="001A6861">
        <w:rPr>
          <w:rFonts w:ascii="Calibri" w:hAnsi="Calibri" w:cs="Calibri"/>
        </w:rPr>
        <w:t>.</w:t>
      </w:r>
    </w:p>
    <w:p w:rsidRPr="00814C40" w:rsidR="001E2508" w:rsidP="001E2508" w:rsidRDefault="001E2508" w14:paraId="4AF80E20" w14:textId="77777777">
      <w:pPr>
        <w:spacing w:after="120" w:line="240" w:lineRule="auto"/>
        <w:ind w:left="720" w:firstLine="720"/>
        <w:jc w:val="both"/>
        <w:rPr>
          <w:rFonts w:ascii="Calibri" w:hAnsi="Calibri" w:cs="Calibri"/>
          <w:i/>
          <w:iCs/>
          <w:u w:val="single"/>
        </w:rPr>
      </w:pPr>
      <w:r w:rsidRPr="00814C40">
        <w:rPr>
          <w:rFonts w:ascii="Calibri" w:hAnsi="Calibri" w:cs="Calibri"/>
          <w:i/>
          <w:iCs/>
          <w:u w:val="single"/>
        </w:rPr>
        <w:t>Example:</w:t>
      </w:r>
    </w:p>
    <w:p w:rsidR="001E2508" w:rsidP="001E2508" w:rsidRDefault="001E2508" w14:paraId="2942C4AF" w14:textId="77777777">
      <w:pPr>
        <w:spacing w:after="0" w:line="240" w:lineRule="auto"/>
        <w:ind w:left="720" w:firstLine="720"/>
        <w:jc w:val="both"/>
        <w:rPr>
          <w:rFonts w:ascii="Calibri" w:hAnsi="Calibri" w:cs="Calibri"/>
          <w:b/>
          <w:bCs/>
        </w:rPr>
      </w:pPr>
      <w:r>
        <w:rPr>
          <w:rFonts w:ascii="Calibri" w:hAnsi="Calibri" w:cs="Calibri"/>
          <w:b/>
          <w:bCs/>
        </w:rPr>
        <w:t xml:space="preserve">Recipient: </w:t>
      </w:r>
      <w:r w:rsidRPr="00C328C8">
        <w:rPr>
          <w:rFonts w:ascii="Calibri" w:hAnsi="Calibri" w:cs="Calibri"/>
        </w:rPr>
        <w:t>Assigned Agent via Teams</w:t>
      </w:r>
    </w:p>
    <w:p w:rsidRPr="00814C40" w:rsidR="001E2508" w:rsidP="001E2508" w:rsidRDefault="001E2508" w14:paraId="01802600" w14:textId="77777777">
      <w:pPr>
        <w:spacing w:after="0" w:line="240" w:lineRule="auto"/>
        <w:ind w:left="720" w:firstLine="720"/>
        <w:jc w:val="both"/>
        <w:rPr>
          <w:rFonts w:ascii="Calibri" w:hAnsi="Calibri" w:cs="Calibri"/>
        </w:rPr>
      </w:pPr>
      <w:r>
        <w:rPr>
          <w:rFonts w:ascii="Calibri" w:hAnsi="Calibri" w:cs="Calibri"/>
          <w:b/>
          <w:bCs/>
        </w:rPr>
        <w:t>S</w:t>
      </w:r>
      <w:r w:rsidRPr="00814C40">
        <w:rPr>
          <w:rFonts w:ascii="Calibri" w:hAnsi="Calibri" w:cs="Calibri"/>
          <w:b/>
          <w:bCs/>
        </w:rPr>
        <w:t>ubject:</w:t>
      </w:r>
      <w:r w:rsidRPr="00814C40">
        <w:rPr>
          <w:rFonts w:ascii="Calibri" w:hAnsi="Calibri" w:cs="Calibri"/>
        </w:rPr>
        <w:t xml:space="preserve"> </w:t>
      </w:r>
      <w:r w:rsidRPr="00814C40">
        <w:rPr>
          <w:rFonts w:ascii="Calibri" w:hAnsi="Calibri" w:cs="Calibri"/>
          <w:i/>
          <w:iCs/>
        </w:rPr>
        <w:t>Reminder: Follow-up Required – Case [Case ID]</w:t>
      </w:r>
    </w:p>
    <w:p w:rsidR="001E2508" w:rsidP="001E2508" w:rsidRDefault="001E2508" w14:paraId="2C3E78DC" w14:textId="77777777">
      <w:pPr>
        <w:spacing w:after="0" w:line="240" w:lineRule="auto"/>
        <w:ind w:left="720" w:firstLine="720"/>
        <w:jc w:val="both"/>
        <w:rPr>
          <w:rFonts w:ascii="Calibri" w:hAnsi="Calibri" w:cs="Calibri"/>
        </w:rPr>
      </w:pPr>
      <w:r w:rsidRPr="00814C40">
        <w:rPr>
          <w:rFonts w:ascii="Calibri" w:hAnsi="Calibri" w:cs="Calibri"/>
          <w:b/>
          <w:bCs/>
        </w:rPr>
        <w:t>Content:</w:t>
      </w:r>
      <w:r>
        <w:rPr>
          <w:rFonts w:ascii="Calibri" w:hAnsi="Calibri" w:cs="Calibri"/>
        </w:rPr>
        <w:t xml:space="preserve"> </w:t>
      </w:r>
      <w:r w:rsidRPr="00814C40">
        <w:rPr>
          <w:rFonts w:ascii="Calibri" w:hAnsi="Calibri" w:cs="Calibri"/>
        </w:rPr>
        <w:t>Include case summary, patient details, and direct CRM link</w:t>
      </w:r>
    </w:p>
    <w:p w:rsidRPr="005F1492" w:rsidR="001E2508" w:rsidP="001E2508" w:rsidRDefault="001E2508" w14:paraId="73AF65DD" w14:textId="77777777">
      <w:pPr>
        <w:spacing w:after="0" w:line="240" w:lineRule="auto"/>
        <w:ind w:left="720" w:firstLine="720"/>
        <w:jc w:val="both"/>
        <w:rPr>
          <w:rFonts w:ascii="Calibri" w:hAnsi="Calibri" w:cs="Calibri"/>
          <w:b/>
          <w:bCs/>
        </w:rPr>
      </w:pPr>
      <w:r w:rsidRPr="005F1492">
        <w:rPr>
          <w:rFonts w:ascii="Calibri" w:hAnsi="Calibri" w:cs="Calibri"/>
          <w:b/>
          <w:bCs/>
        </w:rPr>
        <w:t>CRM Frontend</w:t>
      </w:r>
      <w:r>
        <w:rPr>
          <w:rFonts w:ascii="Calibri" w:hAnsi="Calibri" w:cs="Calibri"/>
          <w:b/>
          <w:bCs/>
        </w:rPr>
        <w:t xml:space="preserve"> Interface</w:t>
      </w:r>
      <w:r w:rsidRPr="005F1492">
        <w:rPr>
          <w:rFonts w:ascii="Calibri" w:hAnsi="Calibri" w:cs="Calibri"/>
          <w:b/>
          <w:bCs/>
        </w:rPr>
        <w:t>:</w:t>
      </w:r>
      <w:r>
        <w:rPr>
          <w:rFonts w:ascii="Calibri" w:hAnsi="Calibri" w:cs="Calibri"/>
          <w:b/>
          <w:bCs/>
        </w:rPr>
        <w:t xml:space="preserve"> </w:t>
      </w:r>
      <w:r w:rsidRPr="00543E12">
        <w:rPr>
          <w:rFonts w:ascii="Calibri" w:hAnsi="Calibri" w:cs="Calibri"/>
        </w:rPr>
        <w:t>Display case as Overdue</w:t>
      </w:r>
      <w:r w:rsidRPr="005F1492">
        <w:rPr>
          <w:rFonts w:ascii="Calibri" w:hAnsi="Calibri" w:cs="Calibri"/>
          <w:b/>
          <w:bCs/>
        </w:rPr>
        <w:t xml:space="preserve"> </w:t>
      </w:r>
      <w:r w:rsidRPr="00543E12">
        <w:rPr>
          <w:rFonts w:ascii="Calibri" w:hAnsi="Calibri" w:cs="Calibri"/>
          <w:i/>
          <w:iCs/>
        </w:rPr>
        <w:t>(Refer Section 8.3.2.1)</w:t>
      </w:r>
    </w:p>
    <w:p w:rsidRPr="00814C40" w:rsidR="001E2508" w:rsidP="001E2508" w:rsidRDefault="001E2508" w14:paraId="2AE3C1BD" w14:textId="77777777">
      <w:pPr>
        <w:spacing w:after="0" w:line="240" w:lineRule="auto"/>
        <w:ind w:left="720" w:firstLine="720"/>
        <w:jc w:val="both"/>
        <w:rPr>
          <w:rFonts w:ascii="Calibri" w:hAnsi="Calibri" w:cs="Calibri"/>
        </w:rPr>
      </w:pPr>
    </w:p>
    <w:p w:rsidR="001E2508" w:rsidP="001C3046" w:rsidRDefault="001E2508" w14:paraId="7E8C47D9" w14:textId="283700E1">
      <w:pPr>
        <w:pStyle w:val="ListParagraph"/>
        <w:numPr>
          <w:ilvl w:val="0"/>
          <w:numId w:val="23"/>
        </w:numPr>
        <w:spacing w:after="120" w:line="240" w:lineRule="auto"/>
        <w:ind w:left="1440" w:hanging="357"/>
        <w:contextualSpacing w:val="0"/>
        <w:jc w:val="both"/>
        <w:rPr>
          <w:rFonts w:ascii="Calibri" w:hAnsi="Calibri" w:cs="Calibri"/>
        </w:rPr>
      </w:pPr>
      <w:r>
        <w:rPr>
          <w:rFonts w:ascii="Calibri" w:hAnsi="Calibri" w:cs="Calibri"/>
        </w:rPr>
        <w:t xml:space="preserve">SLA 2: </w:t>
      </w:r>
      <w:r w:rsidR="00233BEE">
        <w:rPr>
          <w:rFonts w:ascii="Calibri" w:hAnsi="Calibri" w:cs="Calibri"/>
        </w:rPr>
        <w:t xml:space="preserve">Automatically </w:t>
      </w:r>
      <w:r w:rsidRPr="001A6861">
        <w:rPr>
          <w:rFonts w:ascii="Calibri" w:hAnsi="Calibri" w:cs="Calibri"/>
        </w:rPr>
        <w:t>end reminder to the agent</w:t>
      </w:r>
      <w:r>
        <w:rPr>
          <w:rFonts w:ascii="Calibri" w:hAnsi="Calibri" w:cs="Calibri"/>
        </w:rPr>
        <w:t xml:space="preserve"> (e.g., 7 Business Days)</w:t>
      </w:r>
      <w:r w:rsidRPr="001A6861">
        <w:rPr>
          <w:rFonts w:ascii="Calibri" w:hAnsi="Calibri" w:cs="Calibri"/>
        </w:rPr>
        <w:t>.</w:t>
      </w:r>
    </w:p>
    <w:p w:rsidRPr="005F1492" w:rsidR="001E2508" w:rsidP="001E2508" w:rsidRDefault="001E2508" w14:paraId="66AD4804" w14:textId="77777777">
      <w:pPr>
        <w:spacing w:after="120" w:line="240" w:lineRule="auto"/>
        <w:ind w:left="720" w:firstLine="720"/>
        <w:jc w:val="both"/>
        <w:rPr>
          <w:rFonts w:ascii="Calibri" w:hAnsi="Calibri" w:cs="Calibri"/>
          <w:i/>
          <w:iCs/>
          <w:u w:val="single"/>
        </w:rPr>
      </w:pPr>
      <w:r w:rsidRPr="005F1492">
        <w:rPr>
          <w:rFonts w:ascii="Calibri" w:hAnsi="Calibri" w:cs="Calibri"/>
          <w:i/>
          <w:iCs/>
          <w:u w:val="single"/>
        </w:rPr>
        <w:t>Example:</w:t>
      </w:r>
    </w:p>
    <w:p w:rsidR="001E2508" w:rsidP="001E2508" w:rsidRDefault="001E2508" w14:paraId="20B0A8C8" w14:textId="77777777">
      <w:pPr>
        <w:spacing w:after="0" w:line="240" w:lineRule="auto"/>
        <w:ind w:left="720" w:firstLine="720"/>
        <w:jc w:val="both"/>
        <w:rPr>
          <w:rFonts w:ascii="Calibri" w:hAnsi="Calibri" w:cs="Calibri"/>
        </w:rPr>
      </w:pPr>
      <w:r w:rsidRPr="00C76D3B">
        <w:rPr>
          <w:rFonts w:ascii="Calibri" w:hAnsi="Calibri" w:cs="Calibri"/>
          <w:b/>
          <w:bCs/>
        </w:rPr>
        <w:t>Recipient:</w:t>
      </w:r>
      <w:r>
        <w:rPr>
          <w:rFonts w:ascii="Calibri" w:hAnsi="Calibri" w:cs="Calibri"/>
        </w:rPr>
        <w:t xml:space="preserve"> Assigned Agent, BU Manager/Lead</w:t>
      </w:r>
    </w:p>
    <w:p w:rsidRPr="00814C40" w:rsidR="001E2508" w:rsidP="001E2508" w:rsidRDefault="001E2508" w14:paraId="3447C6A4" w14:textId="77777777">
      <w:pPr>
        <w:spacing w:after="0" w:line="240" w:lineRule="auto"/>
        <w:ind w:left="720" w:firstLine="720"/>
        <w:jc w:val="both"/>
        <w:rPr>
          <w:rFonts w:ascii="Calibri" w:hAnsi="Calibri" w:cs="Calibri"/>
        </w:rPr>
      </w:pPr>
      <w:r>
        <w:rPr>
          <w:rFonts w:ascii="Calibri" w:hAnsi="Calibri" w:cs="Calibri"/>
          <w:b/>
          <w:bCs/>
        </w:rPr>
        <w:t>S</w:t>
      </w:r>
      <w:r w:rsidRPr="00814C40">
        <w:rPr>
          <w:rFonts w:ascii="Calibri" w:hAnsi="Calibri" w:cs="Calibri"/>
          <w:b/>
          <w:bCs/>
        </w:rPr>
        <w:t>ubject:</w:t>
      </w:r>
      <w:r w:rsidRPr="00814C40">
        <w:rPr>
          <w:rFonts w:ascii="Calibri" w:hAnsi="Calibri" w:cs="Calibri"/>
        </w:rPr>
        <w:t xml:space="preserve"> </w:t>
      </w:r>
      <w:r w:rsidRPr="00814C40">
        <w:rPr>
          <w:rFonts w:ascii="Calibri" w:hAnsi="Calibri" w:cs="Calibri"/>
          <w:i/>
          <w:iCs/>
        </w:rPr>
        <w:t>Reminder: Follow-up Required – Case [Case ID]</w:t>
      </w:r>
    </w:p>
    <w:p w:rsidRPr="00814C40" w:rsidR="001E2508" w:rsidP="001E2508" w:rsidRDefault="001E2508" w14:paraId="409C4E15" w14:textId="77777777">
      <w:pPr>
        <w:spacing w:after="0" w:line="240" w:lineRule="auto"/>
        <w:ind w:left="720" w:firstLine="720"/>
        <w:jc w:val="both"/>
        <w:rPr>
          <w:rFonts w:ascii="Calibri" w:hAnsi="Calibri" w:cs="Calibri"/>
        </w:rPr>
      </w:pPr>
      <w:r w:rsidRPr="00814C40">
        <w:rPr>
          <w:rFonts w:ascii="Calibri" w:hAnsi="Calibri" w:cs="Calibri"/>
          <w:b/>
          <w:bCs/>
        </w:rPr>
        <w:t>Content:</w:t>
      </w:r>
      <w:r>
        <w:rPr>
          <w:rFonts w:ascii="Calibri" w:hAnsi="Calibri" w:cs="Calibri"/>
        </w:rPr>
        <w:t xml:space="preserve"> </w:t>
      </w:r>
      <w:r w:rsidRPr="00814C40">
        <w:rPr>
          <w:rFonts w:ascii="Calibri" w:hAnsi="Calibri" w:cs="Calibri"/>
        </w:rPr>
        <w:t>Include case summary, patient details, and direct CRM link</w:t>
      </w:r>
    </w:p>
    <w:p w:rsidRPr="00ED7A29" w:rsidR="001E2508" w:rsidP="001E2508" w:rsidRDefault="001E2508" w14:paraId="476C4090" w14:textId="77777777">
      <w:pPr>
        <w:spacing w:after="120" w:line="240" w:lineRule="auto"/>
        <w:ind w:left="720" w:firstLine="720"/>
        <w:jc w:val="both"/>
        <w:rPr>
          <w:rFonts w:ascii="Calibri" w:hAnsi="Calibri" w:cs="Calibri"/>
          <w:b/>
          <w:bCs/>
        </w:rPr>
      </w:pPr>
      <w:r w:rsidRPr="005F1492">
        <w:rPr>
          <w:rFonts w:ascii="Calibri" w:hAnsi="Calibri" w:cs="Calibri"/>
          <w:b/>
          <w:bCs/>
        </w:rPr>
        <w:t>CRM Frontend</w:t>
      </w:r>
      <w:r>
        <w:rPr>
          <w:rFonts w:ascii="Calibri" w:hAnsi="Calibri" w:cs="Calibri"/>
          <w:b/>
          <w:bCs/>
        </w:rPr>
        <w:t xml:space="preserve"> Interface</w:t>
      </w:r>
      <w:r w:rsidRPr="005F1492">
        <w:rPr>
          <w:rFonts w:ascii="Calibri" w:hAnsi="Calibri" w:cs="Calibri"/>
          <w:b/>
          <w:bCs/>
        </w:rPr>
        <w:t>:</w:t>
      </w:r>
      <w:r>
        <w:rPr>
          <w:rFonts w:ascii="Calibri" w:hAnsi="Calibri" w:cs="Calibri"/>
          <w:b/>
          <w:bCs/>
        </w:rPr>
        <w:t xml:space="preserve"> </w:t>
      </w:r>
      <w:r w:rsidRPr="00543E12">
        <w:rPr>
          <w:rFonts w:ascii="Calibri" w:hAnsi="Calibri" w:cs="Calibri"/>
        </w:rPr>
        <w:t>Display case as Overdue</w:t>
      </w:r>
      <w:r w:rsidRPr="005F1492">
        <w:rPr>
          <w:rFonts w:ascii="Calibri" w:hAnsi="Calibri" w:cs="Calibri"/>
          <w:b/>
          <w:bCs/>
        </w:rPr>
        <w:t xml:space="preserve"> </w:t>
      </w:r>
      <w:r w:rsidRPr="00543E12">
        <w:rPr>
          <w:rFonts w:ascii="Calibri" w:hAnsi="Calibri" w:cs="Calibri"/>
          <w:i/>
          <w:iCs/>
        </w:rPr>
        <w:t>(Refer Section 8.3.2.1)</w:t>
      </w:r>
    </w:p>
    <w:p w:rsidR="001E2508" w:rsidP="001C3046" w:rsidRDefault="001E2508" w14:paraId="1EF5B25A" w14:textId="77777777">
      <w:pPr>
        <w:pStyle w:val="ListParagraph"/>
        <w:numPr>
          <w:ilvl w:val="0"/>
          <w:numId w:val="53"/>
        </w:numPr>
        <w:spacing w:after="120" w:line="240" w:lineRule="auto"/>
        <w:ind w:left="714" w:hanging="357"/>
        <w:contextualSpacing w:val="0"/>
        <w:jc w:val="both"/>
        <w:rPr>
          <w:rFonts w:ascii="Calibri" w:hAnsi="Calibri" w:cs="Calibri"/>
        </w:rPr>
      </w:pPr>
      <w:r w:rsidRPr="001A6861">
        <w:rPr>
          <w:rFonts w:ascii="Calibri" w:hAnsi="Calibri" w:cs="Calibri"/>
        </w:rPr>
        <w:t>Log reminder date &amp; status in CRM</w:t>
      </w:r>
    </w:p>
    <w:p w:rsidRPr="004319A0" w:rsidR="001E2508" w:rsidP="001C3046" w:rsidRDefault="001E2508" w14:paraId="52C7D899" w14:textId="77777777">
      <w:pPr>
        <w:pStyle w:val="ListParagraph"/>
        <w:numPr>
          <w:ilvl w:val="1"/>
          <w:numId w:val="53"/>
        </w:numPr>
        <w:rPr>
          <w:rFonts w:ascii="Calibri" w:hAnsi="Calibri" w:cs="Calibri"/>
        </w:rPr>
      </w:pPr>
      <w:r w:rsidRPr="004319A0">
        <w:rPr>
          <w:rFonts w:ascii="Calibri" w:hAnsi="Calibri" w:cs="Calibri"/>
        </w:rPr>
        <w:t>Reminder Type (3D / 7D)</w:t>
      </w:r>
    </w:p>
    <w:p w:rsidRPr="004319A0" w:rsidR="001E2508" w:rsidP="001C3046" w:rsidRDefault="001E2508" w14:paraId="57CD3E5F" w14:textId="77777777">
      <w:pPr>
        <w:pStyle w:val="ListParagraph"/>
        <w:numPr>
          <w:ilvl w:val="1"/>
          <w:numId w:val="53"/>
        </w:numPr>
        <w:rPr>
          <w:rFonts w:ascii="Calibri" w:hAnsi="Calibri" w:cs="Calibri"/>
        </w:rPr>
      </w:pPr>
      <w:r w:rsidRPr="004319A0">
        <w:rPr>
          <w:rFonts w:ascii="Calibri" w:hAnsi="Calibri" w:cs="Calibri"/>
        </w:rPr>
        <w:t>Reminder Sent Date</w:t>
      </w:r>
    </w:p>
    <w:p w:rsidRPr="004319A0" w:rsidR="001E2508" w:rsidP="001C3046" w:rsidRDefault="001E2508" w14:paraId="77DEA5B7" w14:textId="25E89ADC">
      <w:pPr>
        <w:pStyle w:val="ListParagraph"/>
        <w:numPr>
          <w:ilvl w:val="1"/>
          <w:numId w:val="53"/>
        </w:numPr>
        <w:rPr>
          <w:rFonts w:ascii="Calibri" w:hAnsi="Calibri" w:cs="Calibri"/>
        </w:rPr>
      </w:pPr>
      <w:r w:rsidRPr="004319A0">
        <w:rPr>
          <w:rFonts w:ascii="Calibri" w:hAnsi="Calibri" w:cs="Calibri"/>
        </w:rPr>
        <w:t>Escalation Indicator</w:t>
      </w:r>
    </w:p>
    <w:p w:rsidRPr="004319A0" w:rsidR="001E2508" w:rsidP="001C3046" w:rsidRDefault="001E2508" w14:paraId="33884A34" w14:textId="77777777">
      <w:pPr>
        <w:pStyle w:val="ListParagraph"/>
        <w:numPr>
          <w:ilvl w:val="1"/>
          <w:numId w:val="53"/>
        </w:numPr>
        <w:rPr>
          <w:rFonts w:ascii="Calibri" w:hAnsi="Calibri" w:cs="Calibri"/>
        </w:rPr>
      </w:pPr>
      <w:r w:rsidRPr="004319A0">
        <w:rPr>
          <w:rFonts w:ascii="Calibri" w:hAnsi="Calibri" w:cs="Calibri"/>
        </w:rPr>
        <w:t>System-generated activity record in Case Timeline</w:t>
      </w:r>
    </w:p>
    <w:p w:rsidRPr="00975E55" w:rsidR="001E2508" w:rsidP="001E2508" w:rsidRDefault="001E2508" w14:paraId="0E9375F3" w14:textId="1595B2CC">
      <w:pPr>
        <w:spacing w:after="120" w:line="240" w:lineRule="auto"/>
        <w:jc w:val="both"/>
        <w:rPr>
          <w:rFonts w:ascii="Calibri" w:hAnsi="Calibri" w:cs="Calibri"/>
        </w:rPr>
      </w:pPr>
      <w:r w:rsidRPr="00484E63">
        <w:rPr>
          <w:rFonts w:ascii="Calibri" w:hAnsi="Calibri" w:cs="Calibri"/>
        </w:rPr>
        <w:t xml:space="preserve">All messages will use </w:t>
      </w:r>
      <w:r w:rsidRPr="00484E63">
        <w:rPr>
          <w:rFonts w:ascii="Calibri" w:hAnsi="Calibri" w:cs="Calibri"/>
          <w:b/>
          <w:bCs/>
        </w:rPr>
        <w:t>standardi</w:t>
      </w:r>
      <w:r>
        <w:rPr>
          <w:rFonts w:ascii="Calibri" w:hAnsi="Calibri" w:cs="Calibri"/>
          <w:b/>
          <w:bCs/>
        </w:rPr>
        <w:t>s</w:t>
      </w:r>
      <w:r w:rsidRPr="00484E63">
        <w:rPr>
          <w:rFonts w:ascii="Calibri" w:hAnsi="Calibri" w:cs="Calibri"/>
          <w:b/>
          <w:bCs/>
        </w:rPr>
        <w:t>ed templates</w:t>
      </w:r>
      <w:r w:rsidRPr="00484E63">
        <w:rPr>
          <w:rFonts w:ascii="Calibri" w:hAnsi="Calibri" w:cs="Calibri"/>
        </w:rPr>
        <w:t xml:space="preserve"> to ensure consistent and clear communication.</w:t>
      </w:r>
      <w:r w:rsidR="00194B2D">
        <w:rPr>
          <w:rFonts w:ascii="Calibri" w:hAnsi="Calibri" w:cs="Calibri"/>
        </w:rPr>
        <w:t xml:space="preserve"> Refer to </w:t>
      </w:r>
      <w:r w:rsidRPr="000566C2" w:rsidR="00194B2D">
        <w:rPr>
          <w:rFonts w:ascii="Calibri" w:hAnsi="Calibri" w:cs="Calibri"/>
          <w:b/>
          <w:bCs/>
          <w:u w:val="single"/>
        </w:rPr>
        <w:t>Section 9</w:t>
      </w:r>
      <w:r w:rsidR="00194B2D">
        <w:rPr>
          <w:rFonts w:ascii="Calibri" w:hAnsi="Calibri" w:cs="Calibri"/>
        </w:rPr>
        <w:t xml:space="preserve"> for Notification template</w:t>
      </w:r>
      <w:r w:rsidR="009A731B">
        <w:rPr>
          <w:rFonts w:ascii="Calibri" w:hAnsi="Calibri" w:cs="Calibri"/>
        </w:rPr>
        <w:t xml:space="preserve">. </w:t>
      </w:r>
    </w:p>
    <w:p w:rsidRPr="001A6861" w:rsidR="001E2508" w:rsidP="001E2508" w:rsidRDefault="001E2508" w14:paraId="4A20A293" w14:textId="77777777">
      <w:pPr>
        <w:spacing w:before="240" w:after="120" w:line="240" w:lineRule="auto"/>
        <w:jc w:val="both"/>
        <w:rPr>
          <w:rFonts w:ascii="Calibri" w:hAnsi="Calibri" w:cs="Calibri"/>
          <w:b/>
          <w:bCs/>
        </w:rPr>
      </w:pPr>
      <w:r w:rsidRPr="001A6861">
        <w:rPr>
          <w:rFonts w:ascii="Calibri" w:hAnsi="Calibri" w:cs="Calibri"/>
          <w:b/>
          <w:bCs/>
        </w:rPr>
        <w:t>Acceptance Criteria</w:t>
      </w:r>
    </w:p>
    <w:p w:rsidRPr="001A6861" w:rsidR="001E2508" w:rsidP="001C3046" w:rsidRDefault="001E2508" w14:paraId="6109BD30" w14:textId="77777777">
      <w:pPr>
        <w:numPr>
          <w:ilvl w:val="0"/>
          <w:numId w:val="49"/>
        </w:numPr>
        <w:spacing w:after="0" w:line="240" w:lineRule="auto"/>
        <w:contextualSpacing/>
        <w:jc w:val="both"/>
        <w:rPr>
          <w:rFonts w:ascii="Calibri" w:hAnsi="Calibri" w:cs="Calibri"/>
        </w:rPr>
      </w:pPr>
      <w:commentRangeStart w:id="114"/>
      <w:commentRangeStart w:id="115"/>
      <w:r w:rsidRPr="001A6861">
        <w:rPr>
          <w:rFonts w:ascii="Calibri" w:hAnsi="Calibri" w:cs="Calibri"/>
        </w:rPr>
        <w:t xml:space="preserve">Reminders triggered accurately </w:t>
      </w:r>
      <w:r>
        <w:rPr>
          <w:rFonts w:ascii="Calibri" w:hAnsi="Calibri" w:cs="Calibri"/>
        </w:rPr>
        <w:t>if no reply after</w:t>
      </w:r>
      <w:r w:rsidRPr="001A6861">
        <w:rPr>
          <w:rFonts w:ascii="Calibri" w:hAnsi="Calibri" w:cs="Calibri"/>
        </w:rPr>
        <w:t xml:space="preserve"> </w:t>
      </w:r>
      <w:r>
        <w:rPr>
          <w:rFonts w:ascii="Calibri" w:hAnsi="Calibri" w:cs="Calibri"/>
        </w:rPr>
        <w:t xml:space="preserve">3 and/or 7 </w:t>
      </w:r>
      <w:r w:rsidRPr="001A6861">
        <w:rPr>
          <w:rFonts w:ascii="Calibri" w:hAnsi="Calibri" w:cs="Calibri"/>
        </w:rPr>
        <w:t>business days only</w:t>
      </w:r>
      <w:commentRangeEnd w:id="114"/>
      <w:r w:rsidRPr="001A6861">
        <w:rPr>
          <w:rStyle w:val="CommentReference"/>
          <w:rFonts w:ascii="Calibri" w:hAnsi="Calibri" w:cs="Calibri"/>
          <w:sz w:val="24"/>
          <w:szCs w:val="24"/>
        </w:rPr>
        <w:commentReference w:id="114"/>
      </w:r>
      <w:commentRangeEnd w:id="115"/>
      <w:r>
        <w:rPr>
          <w:rStyle w:val="CommentReference"/>
        </w:rPr>
        <w:commentReference w:id="115"/>
      </w:r>
    </w:p>
    <w:p w:rsidRPr="00E435C1" w:rsidR="001E2508" w:rsidP="001C3046" w:rsidRDefault="001E2508" w14:paraId="4DABC7D5" w14:textId="77777777">
      <w:pPr>
        <w:pStyle w:val="ListParagraph"/>
        <w:numPr>
          <w:ilvl w:val="0"/>
          <w:numId w:val="49"/>
        </w:numPr>
        <w:spacing w:after="120" w:line="240" w:lineRule="auto"/>
        <w:jc w:val="both"/>
        <w:rPr>
          <w:rFonts w:ascii="Calibri" w:hAnsi="Calibri" w:cs="Calibri"/>
        </w:rPr>
      </w:pPr>
      <w:r w:rsidRPr="00E435C1">
        <w:rPr>
          <w:rFonts w:ascii="Calibri" w:hAnsi="Calibri" w:cs="Calibri"/>
        </w:rPr>
        <w:t>If the agent replies within 3 business days, no reminder is sent.</w:t>
      </w:r>
    </w:p>
    <w:p w:rsidRPr="00E435C1" w:rsidR="001E2508" w:rsidP="001C3046" w:rsidRDefault="001E2508" w14:paraId="521E17B6" w14:textId="77777777">
      <w:pPr>
        <w:pStyle w:val="ListParagraph"/>
        <w:numPr>
          <w:ilvl w:val="0"/>
          <w:numId w:val="49"/>
        </w:numPr>
        <w:spacing w:after="120" w:line="240" w:lineRule="auto"/>
        <w:jc w:val="both"/>
        <w:rPr>
          <w:rFonts w:ascii="Calibri" w:hAnsi="Calibri" w:cs="Calibri"/>
        </w:rPr>
      </w:pPr>
      <w:r w:rsidRPr="00E435C1">
        <w:rPr>
          <w:rFonts w:ascii="Calibri" w:hAnsi="Calibri" w:cs="Calibri"/>
        </w:rPr>
        <w:t>If there is still no reply by 7 business days, trigger a second reminder.</w:t>
      </w:r>
    </w:p>
    <w:p w:rsidRPr="00E435C1" w:rsidR="001E2508" w:rsidP="001C3046" w:rsidRDefault="001E2508" w14:paraId="67807915" w14:textId="77777777">
      <w:pPr>
        <w:pStyle w:val="ListParagraph"/>
        <w:numPr>
          <w:ilvl w:val="0"/>
          <w:numId w:val="49"/>
        </w:numPr>
        <w:spacing w:after="120" w:line="240" w:lineRule="auto"/>
        <w:jc w:val="both"/>
        <w:rPr>
          <w:rFonts w:ascii="Calibri" w:hAnsi="Calibri" w:cs="Calibri"/>
        </w:rPr>
      </w:pPr>
      <w:r w:rsidRPr="00E435C1">
        <w:rPr>
          <w:rFonts w:ascii="Calibri" w:hAnsi="Calibri" w:cs="Calibri"/>
        </w:rPr>
        <w:t>Only business days (excluding weekends and public holidays) are counted for SLA.</w:t>
      </w:r>
    </w:p>
    <w:p w:rsidRPr="00E435C1" w:rsidR="001E2508" w:rsidP="001C3046" w:rsidRDefault="001E2508" w14:paraId="46B1FDE9" w14:textId="77777777">
      <w:pPr>
        <w:pStyle w:val="ListParagraph"/>
        <w:numPr>
          <w:ilvl w:val="0"/>
          <w:numId w:val="49"/>
        </w:numPr>
        <w:spacing w:after="120" w:line="240" w:lineRule="auto"/>
        <w:jc w:val="both"/>
        <w:rPr>
          <w:rFonts w:ascii="Calibri" w:hAnsi="Calibri" w:cs="Calibri"/>
        </w:rPr>
      </w:pPr>
      <w:r w:rsidRPr="00E435C1">
        <w:rPr>
          <w:rFonts w:ascii="Calibri" w:hAnsi="Calibri" w:cs="Calibri"/>
        </w:rPr>
        <w:t>No duplicate reminders are sent for the same SLA milestone.</w:t>
      </w:r>
    </w:p>
    <w:p w:rsidR="001E2508" w:rsidP="001C3046" w:rsidRDefault="001E2508" w14:paraId="3566A0F9" w14:textId="77777777">
      <w:pPr>
        <w:pStyle w:val="ListParagraph"/>
        <w:numPr>
          <w:ilvl w:val="0"/>
          <w:numId w:val="49"/>
        </w:numPr>
        <w:spacing w:after="120" w:line="240" w:lineRule="auto"/>
        <w:jc w:val="both"/>
        <w:rPr>
          <w:rFonts w:ascii="Calibri" w:hAnsi="Calibri" w:cs="Calibri"/>
        </w:rPr>
      </w:pPr>
      <w:r w:rsidRPr="00E435C1">
        <w:rPr>
          <w:rFonts w:ascii="Calibri" w:hAnsi="Calibri" w:cs="Calibri"/>
        </w:rPr>
        <w:t>All reminders and escalations are logged in the CRM.</w:t>
      </w:r>
    </w:p>
    <w:p w:rsidRPr="00690C54" w:rsidR="001E2508" w:rsidP="001C3046" w:rsidRDefault="001E2508" w14:paraId="3D3A3551" w14:textId="77777777">
      <w:pPr>
        <w:pStyle w:val="ListParagraph"/>
        <w:numPr>
          <w:ilvl w:val="0"/>
          <w:numId w:val="49"/>
        </w:numPr>
        <w:spacing w:after="120" w:line="240" w:lineRule="auto"/>
        <w:jc w:val="both"/>
        <w:rPr>
          <w:rFonts w:ascii="Calibri" w:hAnsi="Calibri" w:cs="Calibri"/>
        </w:rPr>
      </w:pPr>
      <w:r w:rsidRPr="00690C54">
        <w:rPr>
          <w:rFonts w:ascii="Calibri" w:hAnsi="Calibri" w:cs="Calibri"/>
        </w:rPr>
        <w:t>SLA is calculated from case assigned date to current date.</w:t>
      </w:r>
    </w:p>
    <w:p w:rsidR="001E2508" w:rsidP="001E2508" w:rsidRDefault="001E2508" w14:paraId="7D1C3B7D" w14:textId="77777777">
      <w:pPr>
        <w:spacing w:after="120" w:line="240" w:lineRule="auto"/>
        <w:jc w:val="both"/>
      </w:pPr>
    </w:p>
    <w:p w:rsidR="71572850" w:rsidP="001D26FD" w:rsidRDefault="71572850" w14:paraId="38DFD816" w14:textId="39E4422A">
      <w:pPr>
        <w:pStyle w:val="Heading3"/>
        <w:spacing w:before="0" w:after="120"/>
        <w:jc w:val="both"/>
        <w:rPr>
          <w:rFonts w:ascii="Calibri" w:hAnsi="Calibri" w:cs="Calibri"/>
        </w:rPr>
      </w:pPr>
      <w:bookmarkStart w:name="_Toc225287840" w:id="116"/>
      <w:commentRangeStart w:id="117"/>
      <w:commentRangeStart w:id="118"/>
      <w:commentRangeStart w:id="119"/>
      <w:r w:rsidRPr="69A39596">
        <w:rPr>
          <w:rFonts w:ascii="Calibri" w:hAnsi="Calibri" w:cs="Calibri"/>
        </w:rPr>
        <w:t>Type of Notification Scenarios</w:t>
      </w:r>
      <w:bookmarkEnd w:id="116"/>
      <w:commentRangeEnd w:id="117"/>
      <w:r w:rsidR="00FA411F">
        <w:rPr>
          <w:rStyle w:val="CommentReference"/>
          <w:rFonts w:ascii="Calibri" w:hAnsi="Calibri" w:cs="Calibri"/>
          <w:sz w:val="28"/>
          <w:szCs w:val="28"/>
        </w:rPr>
        <w:commentReference w:id="117"/>
      </w:r>
      <w:commentRangeEnd w:id="118"/>
      <w:r>
        <w:rPr>
          <w:rStyle w:val="CommentReference"/>
        </w:rPr>
        <w:commentReference w:id="118"/>
      </w:r>
      <w:commentRangeEnd w:id="119"/>
      <w:r>
        <w:rPr>
          <w:rStyle w:val="CommentReference"/>
        </w:rPr>
        <w:commentReference w:id="119"/>
      </w:r>
    </w:p>
    <w:tbl>
      <w:tblPr>
        <w:tblStyle w:val="TableGrid"/>
        <w:tblW w:w="0" w:type="auto"/>
        <w:tblLook w:val="04A0" w:firstRow="1" w:lastRow="0" w:firstColumn="1" w:lastColumn="0" w:noHBand="0" w:noVBand="1"/>
      </w:tblPr>
      <w:tblGrid>
        <w:gridCol w:w="2168"/>
        <w:gridCol w:w="2243"/>
        <w:gridCol w:w="2455"/>
        <w:gridCol w:w="2140"/>
      </w:tblGrid>
      <w:tr w:rsidR="000D0310" w:rsidTr="002E2DC1" w14:paraId="3D5B179E" w14:textId="77777777">
        <w:trPr>
          <w:trHeight w:val="300"/>
        </w:trPr>
        <w:tc>
          <w:tcPr>
            <w:tcW w:w="2168" w:type="dxa"/>
            <w:tcBorders>
              <w:top w:val="single" w:color="auto" w:sz="8" w:space="0"/>
              <w:left w:val="single" w:color="auto" w:sz="8" w:space="0"/>
              <w:bottom w:val="single" w:color="auto" w:sz="8" w:space="0"/>
              <w:right w:val="single" w:color="auto" w:sz="8" w:space="0"/>
            </w:tcBorders>
            <w:shd w:val="clear" w:color="auto" w:fill="A5C9EB" w:themeFill="text2" w:themeFillTint="40"/>
            <w:tcMar>
              <w:left w:w="108" w:type="dxa"/>
              <w:right w:w="108" w:type="dxa"/>
            </w:tcMar>
            <w:vAlign w:val="center"/>
          </w:tcPr>
          <w:p w:rsidRPr="002E2DC1" w:rsidR="002E2DC1" w:rsidP="002E2DC1" w:rsidRDefault="002E2DC1" w14:paraId="1F72F0CC" w14:textId="7D691C8D">
            <w:pPr>
              <w:spacing w:after="120" w:line="276" w:lineRule="auto"/>
              <w:rPr>
                <w:rFonts w:ascii="Calibri" w:hAnsi="Calibri" w:eastAsia="Calibri" w:cs="Calibri"/>
                <w:b/>
                <w:color w:val="000000" w:themeColor="text1"/>
              </w:rPr>
            </w:pPr>
            <w:r w:rsidRPr="002E2DC1">
              <w:rPr>
                <w:rFonts w:ascii="Calibri" w:hAnsi="Calibri" w:cs="Calibri"/>
                <w:b/>
                <w:bCs/>
              </w:rPr>
              <w:t>Scenario</w:t>
            </w:r>
          </w:p>
        </w:tc>
        <w:tc>
          <w:tcPr>
            <w:tcW w:w="2243" w:type="dxa"/>
            <w:tcBorders>
              <w:top w:val="single" w:color="auto" w:sz="8" w:space="0"/>
              <w:left w:val="single" w:color="auto" w:sz="8" w:space="0"/>
              <w:bottom w:val="single" w:color="auto" w:sz="8" w:space="0"/>
              <w:right w:val="single" w:color="auto" w:sz="8" w:space="0"/>
            </w:tcBorders>
            <w:shd w:val="clear" w:color="auto" w:fill="A5C9EB" w:themeFill="text2" w:themeFillTint="40"/>
            <w:tcMar>
              <w:left w:w="108" w:type="dxa"/>
              <w:right w:w="108" w:type="dxa"/>
            </w:tcMar>
            <w:vAlign w:val="center"/>
          </w:tcPr>
          <w:p w:rsidRPr="002E2DC1" w:rsidR="002E2DC1" w:rsidP="002E2DC1" w:rsidRDefault="002E2DC1" w14:paraId="2195BB56" w14:textId="7A491B09">
            <w:pPr>
              <w:spacing w:after="120" w:line="276" w:lineRule="auto"/>
              <w:rPr>
                <w:rFonts w:ascii="Calibri" w:hAnsi="Calibri" w:eastAsia="Calibri" w:cs="Calibri"/>
                <w:b/>
                <w:bCs/>
                <w:color w:val="000000" w:themeColor="text1"/>
                <w:rPrChange w:author="Haixia Liang" w:date="2026-03-12T10:36:00Z" w:id="120">
                  <w:rPr/>
                </w:rPrChange>
              </w:rPr>
            </w:pPr>
            <w:r w:rsidRPr="002E2DC1">
              <w:rPr>
                <w:rFonts w:ascii="Calibri" w:hAnsi="Calibri" w:cs="Calibri"/>
                <w:b/>
                <w:bCs/>
              </w:rPr>
              <w:t>Tracker Created</w:t>
            </w:r>
          </w:p>
        </w:tc>
        <w:tc>
          <w:tcPr>
            <w:tcW w:w="2455" w:type="dxa"/>
            <w:tcBorders>
              <w:top w:val="single" w:color="auto" w:sz="8" w:space="0"/>
              <w:left w:val="single" w:color="auto" w:sz="8" w:space="0"/>
              <w:bottom w:val="single" w:color="auto" w:sz="8" w:space="0"/>
              <w:right w:val="single" w:color="auto" w:sz="8" w:space="0"/>
            </w:tcBorders>
            <w:shd w:val="clear" w:color="auto" w:fill="A5C9EB" w:themeFill="text2" w:themeFillTint="40"/>
            <w:tcMar>
              <w:left w:w="108" w:type="dxa"/>
              <w:right w:w="108" w:type="dxa"/>
            </w:tcMar>
            <w:vAlign w:val="center"/>
          </w:tcPr>
          <w:p w:rsidRPr="002E2DC1" w:rsidR="002E2DC1" w:rsidP="002E2DC1" w:rsidRDefault="002E2DC1" w14:paraId="2872B022" w14:textId="332B0CE8">
            <w:pPr>
              <w:spacing w:after="120" w:line="276" w:lineRule="auto"/>
              <w:rPr>
                <w:rFonts w:ascii="Calibri" w:hAnsi="Calibri" w:eastAsia="Calibri" w:cs="Calibri"/>
                <w:b/>
                <w:color w:val="000000" w:themeColor="text1"/>
              </w:rPr>
            </w:pPr>
            <w:r w:rsidRPr="002E2DC1">
              <w:rPr>
                <w:rFonts w:ascii="Calibri" w:hAnsi="Calibri" w:cs="Calibri"/>
                <w:b/>
                <w:bCs/>
              </w:rPr>
              <w:t>Day 3 Reminder</w:t>
            </w:r>
          </w:p>
        </w:tc>
        <w:tc>
          <w:tcPr>
            <w:tcW w:w="2140" w:type="dxa"/>
            <w:tcBorders>
              <w:top w:val="single" w:color="auto" w:sz="8" w:space="0"/>
              <w:left w:val="single" w:color="auto" w:sz="8" w:space="0"/>
              <w:bottom w:val="single" w:color="auto" w:sz="8" w:space="0"/>
              <w:right w:val="single" w:color="auto" w:sz="8" w:space="0"/>
            </w:tcBorders>
            <w:shd w:val="clear" w:color="auto" w:fill="A5C9EB" w:themeFill="text2" w:themeFillTint="40"/>
            <w:tcMar>
              <w:left w:w="108" w:type="dxa"/>
              <w:right w:w="108" w:type="dxa"/>
            </w:tcMar>
            <w:vAlign w:val="center"/>
          </w:tcPr>
          <w:p w:rsidRPr="002E2DC1" w:rsidR="002E2DC1" w:rsidP="002E2DC1" w:rsidRDefault="002E2DC1" w14:paraId="4B9C9E6C" w14:textId="7577690F">
            <w:pPr>
              <w:spacing w:after="120" w:line="276" w:lineRule="auto"/>
              <w:rPr>
                <w:rFonts w:ascii="Calibri" w:hAnsi="Calibri" w:eastAsia="Calibri" w:cs="Calibri"/>
                <w:b/>
                <w:color w:val="000000" w:themeColor="text1"/>
              </w:rPr>
            </w:pPr>
            <w:r w:rsidRPr="002E2DC1">
              <w:rPr>
                <w:rFonts w:ascii="Calibri" w:hAnsi="Calibri" w:cs="Calibri"/>
                <w:b/>
                <w:bCs/>
              </w:rPr>
              <w:t>Day 7 Reminder</w:t>
            </w:r>
          </w:p>
        </w:tc>
      </w:tr>
      <w:tr w:rsidR="000D0310" w:rsidTr="002E2DC1" w14:paraId="3AEA794A" w14:textId="77777777">
        <w:trPr>
          <w:trHeight w:val="300"/>
        </w:trPr>
        <w:tc>
          <w:tcPr>
            <w:tcW w:w="216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E2DC1" w:rsidR="002E2DC1" w:rsidP="002E2DC1" w:rsidRDefault="002E2DC1" w14:paraId="50C8641C" w14:textId="6DDD0600">
            <w:pPr>
              <w:spacing w:after="120" w:line="276" w:lineRule="auto"/>
              <w:rPr>
                <w:rFonts w:ascii="Calibri" w:hAnsi="Calibri" w:eastAsia="Calibri" w:cs="Calibri"/>
              </w:rPr>
            </w:pPr>
            <w:r w:rsidRPr="002E2DC1">
              <w:rPr>
                <w:rFonts w:ascii="Calibri" w:hAnsi="Calibri" w:cs="Calibri"/>
              </w:rPr>
              <w:t>Email to Multiple SMEs</w:t>
            </w:r>
          </w:p>
        </w:tc>
        <w:tc>
          <w:tcPr>
            <w:tcW w:w="224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E2DC1" w:rsidR="002E2DC1" w:rsidP="002E2DC1" w:rsidRDefault="002E2DC1" w14:paraId="3E6ABBC7" w14:textId="45301056">
            <w:pPr>
              <w:spacing w:after="120" w:line="276" w:lineRule="auto"/>
              <w:rPr>
                <w:rFonts w:ascii="Calibri" w:hAnsi="Calibri" w:eastAsia="Calibri" w:cs="Calibri"/>
              </w:rPr>
            </w:pPr>
            <w:r w:rsidRPr="002E2DC1">
              <w:rPr>
                <w:rFonts w:ascii="Calibri" w:hAnsi="Calibri" w:cs="Calibri"/>
              </w:rPr>
              <w:t>Yes (per recipient)</w:t>
            </w:r>
          </w:p>
        </w:tc>
        <w:tc>
          <w:tcPr>
            <w:tcW w:w="24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9940BE" w:rsidR="002E2DC1" w:rsidP="002E2DC1" w:rsidRDefault="002E2DC1" w14:paraId="439BCC22" w14:textId="5CCBC71F">
            <w:pPr>
              <w:spacing w:after="120" w:line="276" w:lineRule="auto"/>
              <w:rPr>
                <w:rFonts w:ascii="Calibri" w:hAnsi="Calibri" w:eastAsia="Calibri" w:cs="Calibri"/>
              </w:rPr>
            </w:pPr>
            <w:r w:rsidRPr="009940BE">
              <w:rPr>
                <w:rFonts w:ascii="Calibri" w:hAnsi="Calibri" w:cs="Calibri"/>
              </w:rPr>
              <w:t>Sent only to non-responders</w:t>
            </w:r>
            <w:r w:rsidRPr="009940BE" w:rsidR="009940BE">
              <w:rPr>
                <w:rFonts w:ascii="Calibri" w:hAnsi="Calibri" w:cs="Calibri"/>
              </w:rPr>
              <w:t xml:space="preserve"> via Teams (team channel) + Email</w:t>
            </w:r>
          </w:p>
        </w:tc>
        <w:tc>
          <w:tcPr>
            <w:tcW w:w="214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9940BE" w:rsidR="002E2DC1" w:rsidP="002E2DC1" w:rsidRDefault="002E2DC1" w14:paraId="7E41F756" w14:textId="5176B596">
            <w:pPr>
              <w:spacing w:after="120" w:line="276" w:lineRule="auto"/>
              <w:rPr>
                <w:rFonts w:ascii="Calibri" w:hAnsi="Calibri" w:eastAsia="Calibri" w:cs="Calibri"/>
              </w:rPr>
            </w:pPr>
            <w:r w:rsidRPr="009940BE">
              <w:rPr>
                <w:rFonts w:ascii="Calibri" w:hAnsi="Calibri" w:cs="Calibri"/>
              </w:rPr>
              <w:t xml:space="preserve">Final reminder </w:t>
            </w:r>
            <w:r w:rsidRPr="009940BE" w:rsidR="009940BE">
              <w:rPr>
                <w:rFonts w:ascii="Calibri" w:hAnsi="Calibri" w:cs="Calibri"/>
              </w:rPr>
              <w:t>via Teams (team channel) + Email</w:t>
            </w:r>
          </w:p>
        </w:tc>
      </w:tr>
      <w:tr w:rsidR="000D0310" w:rsidTr="002E2DC1" w14:paraId="526CE669" w14:textId="77777777">
        <w:trPr>
          <w:trHeight w:val="300"/>
        </w:trPr>
        <w:tc>
          <w:tcPr>
            <w:tcW w:w="216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E2DC1" w:rsidR="002E2DC1" w:rsidP="002E2DC1" w:rsidRDefault="002E2DC1" w14:paraId="0CD34744" w14:textId="60FB5D4C">
            <w:pPr>
              <w:spacing w:after="120" w:line="276" w:lineRule="auto"/>
              <w:rPr>
                <w:rFonts w:ascii="Calibri" w:hAnsi="Calibri" w:eastAsia="Calibri" w:cs="Calibri"/>
              </w:rPr>
            </w:pPr>
            <w:r w:rsidRPr="002E2DC1">
              <w:rPr>
                <w:rFonts w:ascii="Calibri" w:hAnsi="Calibri" w:cs="Calibri"/>
              </w:rPr>
              <w:t>Email to Single SME</w:t>
            </w:r>
          </w:p>
        </w:tc>
        <w:tc>
          <w:tcPr>
            <w:tcW w:w="224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E2DC1" w:rsidR="002E2DC1" w:rsidP="002E2DC1" w:rsidRDefault="002E2DC1" w14:paraId="0A9A42FB" w14:textId="2CFE61E7">
            <w:pPr>
              <w:spacing w:after="120" w:line="276" w:lineRule="auto"/>
              <w:rPr>
                <w:rFonts w:ascii="Calibri" w:hAnsi="Calibri" w:eastAsia="Calibri" w:cs="Calibri"/>
              </w:rPr>
            </w:pPr>
            <w:r w:rsidRPr="002E2DC1">
              <w:rPr>
                <w:rFonts w:ascii="Calibri" w:hAnsi="Calibri" w:cs="Calibri"/>
              </w:rPr>
              <w:t>Yes</w:t>
            </w:r>
          </w:p>
        </w:tc>
        <w:tc>
          <w:tcPr>
            <w:tcW w:w="24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9940BE" w:rsidR="002E2DC1" w:rsidP="002E2DC1" w:rsidRDefault="00B36B54" w14:paraId="7E7751CA" w14:textId="0593C8DF">
            <w:pPr>
              <w:spacing w:after="120" w:line="276" w:lineRule="auto"/>
              <w:rPr>
                <w:rFonts w:ascii="Calibri" w:hAnsi="Calibri" w:eastAsia="Calibri" w:cs="Calibri"/>
              </w:rPr>
            </w:pPr>
            <w:r w:rsidRPr="009940BE">
              <w:rPr>
                <w:rFonts w:ascii="Calibri" w:hAnsi="Calibri" w:cs="Calibri"/>
              </w:rPr>
              <w:t>Sent via Teams (team channel) + Email</w:t>
            </w:r>
          </w:p>
        </w:tc>
        <w:tc>
          <w:tcPr>
            <w:tcW w:w="214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9940BE" w:rsidR="002E2DC1" w:rsidP="002E2DC1" w:rsidRDefault="002E2DC1" w14:paraId="4328D1B9" w14:textId="1553D224">
            <w:pPr>
              <w:spacing w:after="120" w:line="276" w:lineRule="auto"/>
              <w:rPr>
                <w:rFonts w:ascii="Calibri" w:hAnsi="Calibri" w:eastAsia="Calibri" w:cs="Calibri"/>
              </w:rPr>
            </w:pPr>
            <w:r w:rsidRPr="009940BE">
              <w:rPr>
                <w:rFonts w:ascii="Calibri" w:hAnsi="Calibri" w:cs="Calibri"/>
              </w:rPr>
              <w:t xml:space="preserve">Final reminder </w:t>
            </w:r>
            <w:r w:rsidRPr="009940BE" w:rsidR="009940BE">
              <w:rPr>
                <w:rFonts w:ascii="Calibri" w:hAnsi="Calibri" w:cs="Calibri"/>
              </w:rPr>
              <w:t>via Teams (team channel) + Email</w:t>
            </w:r>
          </w:p>
        </w:tc>
      </w:tr>
      <w:tr w:rsidR="000D0310" w:rsidTr="002E2DC1" w14:paraId="53CE2C88" w14:textId="77777777">
        <w:trPr>
          <w:trHeight w:val="300"/>
        </w:trPr>
        <w:tc>
          <w:tcPr>
            <w:tcW w:w="216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E2DC1" w:rsidR="002E2DC1" w:rsidP="002E2DC1" w:rsidRDefault="007E6929" w14:paraId="3DA4D873" w14:textId="2C98A7B2">
            <w:pPr>
              <w:spacing w:after="120" w:line="276" w:lineRule="auto"/>
              <w:rPr>
                <w:rFonts w:ascii="Calibri" w:hAnsi="Calibri" w:eastAsia="Calibri" w:cs="Calibri"/>
              </w:rPr>
            </w:pPr>
            <w:r>
              <w:rPr>
                <w:rFonts w:hint="eastAsia" w:ascii="Calibri" w:hAnsi="Calibri" w:cs="Calibri"/>
              </w:rPr>
              <w:t>Assigned</w:t>
            </w:r>
            <w:r w:rsidRPr="002E2DC1" w:rsidR="002E2DC1">
              <w:rPr>
                <w:rFonts w:ascii="Calibri" w:hAnsi="Calibri" w:cs="Calibri"/>
              </w:rPr>
              <w:t xml:space="preserve"> to</w:t>
            </w:r>
            <w:r w:rsidR="00FB78AB">
              <w:rPr>
                <w:rFonts w:ascii="Calibri" w:hAnsi="Calibri" w:cs="Calibri"/>
              </w:rPr>
              <w:t xml:space="preserve"> Seat</w:t>
            </w:r>
            <w:r w:rsidRPr="002E2DC1" w:rsidR="002E2DC1">
              <w:rPr>
                <w:rFonts w:ascii="Calibri" w:hAnsi="Calibri" w:cs="Calibri"/>
              </w:rPr>
              <w:t xml:space="preserve"> Agent</w:t>
            </w:r>
            <w:r w:rsidR="00786F38">
              <w:rPr>
                <w:rFonts w:hint="eastAsia" w:ascii="Calibri" w:hAnsi="Calibri" w:cs="Calibri"/>
              </w:rPr>
              <w:t>(s)</w:t>
            </w:r>
          </w:p>
        </w:tc>
        <w:tc>
          <w:tcPr>
            <w:tcW w:w="224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E2DC1" w:rsidR="002E2DC1" w:rsidP="002E2DC1" w:rsidRDefault="002E2DC1" w14:paraId="692056C9" w14:textId="049860A4">
            <w:pPr>
              <w:spacing w:after="120" w:line="276" w:lineRule="auto"/>
              <w:rPr>
                <w:rFonts w:ascii="Calibri" w:hAnsi="Calibri" w:eastAsia="Calibri" w:cs="Calibri"/>
              </w:rPr>
            </w:pPr>
            <w:r w:rsidRPr="002E2DC1">
              <w:rPr>
                <w:rFonts w:ascii="Calibri" w:hAnsi="Calibri" w:cs="Calibri"/>
              </w:rPr>
              <w:t>Yes</w:t>
            </w:r>
          </w:p>
        </w:tc>
        <w:tc>
          <w:tcPr>
            <w:tcW w:w="24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9940BE" w:rsidR="002E2DC1" w:rsidP="002E2DC1" w:rsidRDefault="00B36B54" w14:paraId="4EFB1D2B" w14:textId="4B9CDCA7">
            <w:pPr>
              <w:spacing w:after="120" w:line="276" w:lineRule="auto"/>
              <w:rPr>
                <w:rFonts w:ascii="Calibri" w:hAnsi="Calibri" w:eastAsia="Calibri" w:cs="Calibri"/>
              </w:rPr>
            </w:pPr>
            <w:r w:rsidRPr="009940BE">
              <w:rPr>
                <w:rFonts w:ascii="Calibri" w:hAnsi="Calibri" w:cs="Calibri"/>
              </w:rPr>
              <w:t>Sent via Teams (team channel) + Email</w:t>
            </w:r>
          </w:p>
        </w:tc>
        <w:tc>
          <w:tcPr>
            <w:tcW w:w="214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9940BE" w:rsidR="002E2DC1" w:rsidP="002E2DC1" w:rsidRDefault="002E2DC1" w14:paraId="3493A2AC" w14:textId="032FE37C">
            <w:pPr>
              <w:spacing w:after="120" w:line="276" w:lineRule="auto"/>
              <w:rPr>
                <w:rFonts w:ascii="Calibri" w:hAnsi="Calibri" w:eastAsia="Calibri" w:cs="Calibri"/>
              </w:rPr>
            </w:pPr>
            <w:r w:rsidRPr="009940BE">
              <w:rPr>
                <w:rFonts w:ascii="Calibri" w:hAnsi="Calibri" w:cs="Calibri"/>
              </w:rPr>
              <w:t>Optional escalation</w:t>
            </w:r>
          </w:p>
        </w:tc>
      </w:tr>
      <w:tr w:rsidR="000D0310" w:rsidTr="002E2DC1" w14:paraId="34534856" w14:textId="77777777">
        <w:trPr>
          <w:trHeight w:val="300"/>
        </w:trPr>
        <w:tc>
          <w:tcPr>
            <w:tcW w:w="216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E2DC1" w:rsidR="002E2DC1" w:rsidP="002E2DC1" w:rsidRDefault="002E2DC1" w14:paraId="3EB6AB1B" w14:textId="53F676FD">
            <w:pPr>
              <w:spacing w:after="120" w:line="276" w:lineRule="auto"/>
              <w:rPr>
                <w:rFonts w:ascii="Calibri" w:hAnsi="Calibri" w:eastAsia="Calibri" w:cs="Calibri"/>
              </w:rPr>
            </w:pPr>
            <w:r w:rsidRPr="002E2DC1">
              <w:rPr>
                <w:rFonts w:ascii="Calibri" w:hAnsi="Calibri" w:cs="Calibri"/>
              </w:rPr>
              <w:t>Email without Tracking</w:t>
            </w:r>
          </w:p>
        </w:tc>
        <w:tc>
          <w:tcPr>
            <w:tcW w:w="2243"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E2DC1" w:rsidR="002E2DC1" w:rsidP="002E2DC1" w:rsidRDefault="002E2DC1" w14:paraId="5F73F58B" w14:textId="73189E4E">
            <w:pPr>
              <w:spacing w:after="120" w:line="276" w:lineRule="auto"/>
              <w:rPr>
                <w:rFonts w:ascii="Calibri" w:hAnsi="Calibri" w:eastAsia="Calibri" w:cs="Calibri"/>
              </w:rPr>
            </w:pPr>
            <w:r w:rsidRPr="002E2DC1">
              <w:rPr>
                <w:rFonts w:ascii="Calibri" w:hAnsi="Calibri" w:cs="Calibri"/>
              </w:rPr>
              <w:t>No</w:t>
            </w:r>
          </w:p>
        </w:tc>
        <w:tc>
          <w:tcPr>
            <w:tcW w:w="24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E2DC1" w:rsidR="002E2DC1" w:rsidP="002E2DC1" w:rsidRDefault="002E2DC1" w14:paraId="43BCEAAB" w14:textId="0802F707">
            <w:pPr>
              <w:spacing w:after="120" w:line="276" w:lineRule="auto"/>
              <w:rPr>
                <w:rFonts w:ascii="Calibri" w:hAnsi="Calibri" w:eastAsia="Calibri" w:cs="Calibri"/>
              </w:rPr>
            </w:pPr>
            <w:r w:rsidRPr="002E2DC1">
              <w:rPr>
                <w:rFonts w:ascii="Calibri" w:hAnsi="Calibri" w:cs="Calibri"/>
              </w:rPr>
              <w:t>No</w:t>
            </w:r>
          </w:p>
        </w:tc>
        <w:tc>
          <w:tcPr>
            <w:tcW w:w="214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E2DC1" w:rsidR="002E2DC1" w:rsidP="002E2DC1" w:rsidRDefault="002E2DC1" w14:paraId="65A50C4B" w14:textId="3CDC64C2">
            <w:pPr>
              <w:spacing w:after="120" w:line="276" w:lineRule="auto"/>
              <w:rPr>
                <w:rFonts w:ascii="Calibri" w:hAnsi="Calibri" w:eastAsia="Calibri" w:cs="Calibri"/>
              </w:rPr>
            </w:pPr>
            <w:r w:rsidRPr="002E2DC1">
              <w:rPr>
                <w:rFonts w:ascii="Calibri" w:hAnsi="Calibri" w:cs="Calibri"/>
              </w:rPr>
              <w:t>No</w:t>
            </w:r>
          </w:p>
        </w:tc>
      </w:tr>
    </w:tbl>
    <w:p w:rsidRPr="007F5001" w:rsidR="3575F67A" w:rsidP="001D26FD" w:rsidRDefault="3575F67A" w14:paraId="69722631" w14:textId="1CFD09BD">
      <w:pPr>
        <w:spacing w:after="120" w:line="276" w:lineRule="auto"/>
        <w:jc w:val="both"/>
        <w:rPr>
          <w:rFonts w:ascii="Calibri" w:hAnsi="Calibri" w:cs="Calibri"/>
          <w:i/>
          <w:iCs/>
          <w:sz w:val="22"/>
          <w:szCs w:val="22"/>
        </w:rPr>
      </w:pPr>
      <w:r w:rsidRPr="007F5001">
        <w:rPr>
          <w:rFonts w:ascii="Calibri" w:hAnsi="Calibri" w:eastAsia="Aptos" w:cs="Calibri"/>
          <w:i/>
          <w:iCs/>
        </w:rPr>
        <w:t xml:space="preserve"> </w:t>
      </w:r>
      <w:r w:rsidRPr="007F5001" w:rsidR="009940BE">
        <w:rPr>
          <w:rFonts w:ascii="Calibri" w:hAnsi="Calibri" w:eastAsia="Aptos" w:cs="Calibri"/>
          <w:i/>
          <w:iCs/>
        </w:rPr>
        <w:t xml:space="preserve">Note: </w:t>
      </w:r>
      <w:r w:rsidRPr="007F5001" w:rsidR="007F5001">
        <w:rPr>
          <w:rFonts w:ascii="Calibri" w:hAnsi="Calibri" w:eastAsia="Aptos" w:cs="Calibri"/>
          <w:i/>
          <w:iCs/>
        </w:rPr>
        <w:t xml:space="preserve">Sent to Email only if </w:t>
      </w:r>
      <w:r w:rsidR="008E7CBC">
        <w:rPr>
          <w:rFonts w:hint="eastAsia" w:ascii="Calibri" w:hAnsi="Calibri" w:cs="Calibri"/>
          <w:i/>
          <w:iCs/>
        </w:rPr>
        <w:t>SME</w:t>
      </w:r>
      <w:r w:rsidR="00414590">
        <w:rPr>
          <w:rFonts w:ascii="Calibri" w:hAnsi="Calibri" w:cs="Calibri"/>
          <w:i/>
          <w:iCs/>
        </w:rPr>
        <w:t>/</w:t>
      </w:r>
      <w:r w:rsidRPr="007F5001" w:rsidR="007F5001">
        <w:rPr>
          <w:rFonts w:ascii="Calibri" w:hAnsi="Calibri" w:eastAsia="Aptos" w:cs="Calibri"/>
          <w:i/>
          <w:iCs/>
        </w:rPr>
        <w:t>recipient has no Teams account</w:t>
      </w:r>
    </w:p>
    <w:p w:rsidR="009B23DF" w:rsidP="001D26FD" w:rsidRDefault="009B23DF" w14:paraId="4EE91B25" w14:textId="77777777">
      <w:pPr>
        <w:spacing w:after="120" w:line="276" w:lineRule="auto"/>
        <w:jc w:val="both"/>
        <w:rPr>
          <w:rFonts w:ascii="Calibri" w:hAnsi="Calibri" w:eastAsia="Calibri" w:cs="Calibri"/>
          <w:b/>
          <w:bCs/>
          <w:u w:val="single"/>
        </w:rPr>
      </w:pPr>
    </w:p>
    <w:p w:rsidRPr="00A47B3F" w:rsidR="3575F67A" w:rsidP="001D26FD" w:rsidRDefault="3575F67A" w14:paraId="24D1265D" w14:textId="6D98A1F7">
      <w:pPr>
        <w:spacing w:after="120" w:line="276" w:lineRule="auto"/>
        <w:jc w:val="both"/>
        <w:rPr>
          <w:rFonts w:ascii="Calibri" w:hAnsi="Calibri" w:eastAsia="Calibri" w:cs="Calibri"/>
          <w:b/>
          <w:bCs/>
          <w:u w:val="single"/>
        </w:rPr>
      </w:pPr>
      <w:r w:rsidRPr="00A47B3F">
        <w:rPr>
          <w:rFonts w:ascii="Calibri" w:hAnsi="Calibri" w:eastAsia="Calibri" w:cs="Calibri"/>
          <w:b/>
          <w:bCs/>
          <w:u w:val="single"/>
        </w:rPr>
        <w:t>Scenario 1 — Forward Case to Multiple SMEs (Tracking Required)</w:t>
      </w:r>
    </w:p>
    <w:p w:rsidR="3575F67A" w:rsidP="001D26FD" w:rsidRDefault="3575F67A" w14:paraId="10EE1FB3" w14:textId="2AF36A73">
      <w:pPr>
        <w:spacing w:after="120" w:line="276" w:lineRule="auto"/>
        <w:jc w:val="both"/>
        <w:rPr>
          <w:rFonts w:ascii="Calibri" w:hAnsi="Calibri" w:eastAsia="Calibri" w:cs="Calibri"/>
        </w:rPr>
      </w:pPr>
      <w:r w:rsidRPr="69A39596">
        <w:rPr>
          <w:rFonts w:ascii="Calibri" w:hAnsi="Calibri" w:eastAsia="Calibri" w:cs="Calibri"/>
        </w:rPr>
        <w:t xml:space="preserve">Example: Contact Team forwards the email </w:t>
      </w:r>
      <w:r w:rsidRPr="69A39596">
        <w:rPr>
          <w:rFonts w:ascii="Calibri" w:hAnsi="Calibri" w:eastAsia="Calibri" w:cs="Calibri"/>
          <w:b/>
          <w:bCs/>
        </w:rPr>
        <w:t>to 3 SMEs</w:t>
      </w:r>
      <w:r w:rsidRPr="69A39596">
        <w:rPr>
          <w:rFonts w:ascii="Calibri" w:hAnsi="Calibri" w:eastAsia="Calibri" w:cs="Calibri"/>
        </w:rPr>
        <w:t xml:space="preserve"> and enables </w:t>
      </w:r>
      <w:r w:rsidRPr="69A39596">
        <w:rPr>
          <w:rFonts w:ascii="Calibri" w:hAnsi="Calibri" w:eastAsia="Calibri" w:cs="Calibri"/>
          <w:b/>
          <w:bCs/>
        </w:rPr>
        <w:t>tracking</w:t>
      </w:r>
      <w:r w:rsidRPr="69A39596">
        <w:rPr>
          <w:rFonts w:ascii="Calibri" w:hAnsi="Calibri" w:eastAsia="Calibri" w:cs="Calibri"/>
        </w:rPr>
        <w:t>.</w:t>
      </w:r>
    </w:p>
    <w:p w:rsidR="3575F67A" w:rsidP="001D26FD" w:rsidRDefault="3575F67A" w14:paraId="713062CC" w14:textId="06775D3C">
      <w:pPr>
        <w:spacing w:after="120" w:line="276" w:lineRule="auto"/>
        <w:jc w:val="both"/>
        <w:rPr>
          <w:rFonts w:ascii="Calibri" w:hAnsi="Calibri" w:eastAsia="Calibri" w:cs="Calibri"/>
          <w:b/>
          <w:bCs/>
        </w:rPr>
      </w:pPr>
      <w:r w:rsidRPr="69A39596">
        <w:rPr>
          <w:rFonts w:ascii="Calibri" w:hAnsi="Calibri" w:eastAsia="Calibri" w:cs="Calibri"/>
          <w:b/>
          <w:bCs/>
        </w:rPr>
        <w:t>Tracker Creation</w:t>
      </w:r>
    </w:p>
    <w:p w:rsidR="3575F67A" w:rsidP="001D26FD" w:rsidRDefault="3575F67A" w14:paraId="59C48F9E" w14:textId="498EDBE2">
      <w:pPr>
        <w:pStyle w:val="ListParagraph"/>
        <w:numPr>
          <w:ilvl w:val="0"/>
          <w:numId w:val="2"/>
        </w:numPr>
        <w:spacing w:after="120" w:line="276" w:lineRule="auto"/>
        <w:jc w:val="both"/>
        <w:rPr>
          <w:rFonts w:ascii="Calibri" w:hAnsi="Calibri" w:eastAsia="Calibri" w:cs="Calibri"/>
        </w:rPr>
      </w:pPr>
      <w:r w:rsidRPr="69A39596">
        <w:rPr>
          <w:rFonts w:ascii="Calibri" w:hAnsi="Calibri" w:eastAsia="Calibri" w:cs="Calibri"/>
        </w:rPr>
        <w:t>Follow-Up Tracker</w:t>
      </w:r>
      <w:r w:rsidR="009375A5">
        <w:rPr>
          <w:rFonts w:hint="eastAsia" w:ascii="Calibri" w:hAnsi="Calibri" w:cs="Calibri"/>
        </w:rPr>
        <w:t>s</w:t>
      </w:r>
      <w:r w:rsidRPr="69A39596" w:rsidR="00C8007D">
        <w:rPr>
          <w:rFonts w:hint="eastAsia" w:ascii="Calibri" w:hAnsi="Calibri" w:eastAsia="Calibri" w:cs="Calibri"/>
        </w:rPr>
        <w:t xml:space="preserve"> </w:t>
      </w:r>
      <w:r w:rsidR="00C8007D">
        <w:rPr>
          <w:rFonts w:hint="eastAsia" w:ascii="Calibri" w:hAnsi="Calibri" w:cs="Calibri"/>
        </w:rPr>
        <w:t>are</w:t>
      </w:r>
      <w:r w:rsidRPr="69A39596">
        <w:rPr>
          <w:rFonts w:ascii="Calibri" w:hAnsi="Calibri" w:eastAsia="Calibri" w:cs="Calibri"/>
        </w:rPr>
        <w:t xml:space="preserve"> created for the case.</w:t>
      </w:r>
    </w:p>
    <w:p w:rsidR="3575F67A" w:rsidP="001D26FD" w:rsidRDefault="3575F67A" w14:paraId="10EF3B99" w14:textId="0030930D">
      <w:pPr>
        <w:pStyle w:val="ListParagraph"/>
        <w:numPr>
          <w:ilvl w:val="0"/>
          <w:numId w:val="2"/>
        </w:numPr>
        <w:spacing w:after="120" w:line="276" w:lineRule="auto"/>
        <w:jc w:val="both"/>
        <w:rPr>
          <w:rFonts w:ascii="Calibri" w:hAnsi="Calibri" w:eastAsia="Calibri" w:cs="Calibri"/>
        </w:rPr>
      </w:pPr>
      <w:r w:rsidRPr="69A39596">
        <w:rPr>
          <w:rFonts w:ascii="Calibri" w:hAnsi="Calibri" w:eastAsia="Calibri" w:cs="Calibri"/>
          <w:i/>
          <w:iCs/>
        </w:rPr>
        <w:t>One tracker per SME</w:t>
      </w:r>
      <w:r w:rsidRPr="69A39596">
        <w:rPr>
          <w:rFonts w:ascii="Calibri" w:hAnsi="Calibri" w:eastAsia="Calibri" w:cs="Calibri"/>
        </w:rPr>
        <w:t xml:space="preserve"> is created in Dataverse.</w:t>
      </w:r>
    </w:p>
    <w:p w:rsidR="00A47B3F" w:rsidP="005C2259" w:rsidRDefault="3575F67A" w14:paraId="24453407" w14:textId="140626F4">
      <w:pPr>
        <w:pStyle w:val="ListParagraph"/>
        <w:numPr>
          <w:ilvl w:val="0"/>
          <w:numId w:val="2"/>
        </w:numPr>
        <w:spacing w:after="120" w:line="276" w:lineRule="auto"/>
        <w:jc w:val="both"/>
        <w:rPr>
          <w:rFonts w:ascii="Calibri" w:hAnsi="Calibri" w:eastAsia="Calibri" w:cs="Calibri"/>
        </w:rPr>
      </w:pPr>
      <w:r w:rsidRPr="69A39596">
        <w:rPr>
          <w:rFonts w:ascii="Calibri" w:hAnsi="Calibri" w:eastAsia="Calibri" w:cs="Calibri"/>
        </w:rPr>
        <w:t xml:space="preserve">Trackers should be visible in the case UI under </w:t>
      </w:r>
      <w:r w:rsidR="003454AF">
        <w:rPr>
          <w:rFonts w:hint="eastAsia" w:ascii="Calibri" w:hAnsi="Calibri" w:cs="Calibri"/>
        </w:rPr>
        <w:t>Agent</w:t>
      </w:r>
      <w:r w:rsidRPr="69A39596">
        <w:rPr>
          <w:rFonts w:ascii="Calibri" w:hAnsi="Calibri" w:eastAsia="Calibri" w:cs="Calibri"/>
        </w:rPr>
        <w:t xml:space="preserve"> Tracking </w:t>
      </w:r>
      <w:r w:rsidR="003454AF">
        <w:rPr>
          <w:rFonts w:hint="eastAsia" w:ascii="Calibri" w:hAnsi="Calibri" w:cs="Calibri"/>
        </w:rPr>
        <w:t>tab</w:t>
      </w:r>
      <w:r w:rsidRPr="69A39596">
        <w:rPr>
          <w:rFonts w:ascii="Calibri" w:hAnsi="Calibri" w:eastAsia="Calibri" w:cs="Calibri"/>
        </w:rPr>
        <w:t>.</w:t>
      </w:r>
    </w:p>
    <w:p w:rsidRPr="005C2259" w:rsidR="005C2259" w:rsidP="005C2259" w:rsidRDefault="005C2259" w14:paraId="1E6DC686" w14:textId="77777777">
      <w:pPr>
        <w:pStyle w:val="ListParagraph"/>
        <w:spacing w:after="120" w:line="276" w:lineRule="auto"/>
        <w:jc w:val="both"/>
        <w:rPr>
          <w:rFonts w:ascii="Calibri" w:hAnsi="Calibri" w:eastAsia="Calibri" w:cs="Calibri"/>
        </w:rPr>
      </w:pPr>
    </w:p>
    <w:p w:rsidR="3575F67A" w:rsidP="001D26FD" w:rsidRDefault="3575F67A" w14:paraId="728DFF49" w14:textId="624FA3A1">
      <w:pPr>
        <w:spacing w:after="120" w:line="276" w:lineRule="auto"/>
        <w:jc w:val="both"/>
        <w:rPr>
          <w:rFonts w:ascii="Calibri" w:hAnsi="Calibri" w:eastAsia="Calibri" w:cs="Calibri"/>
          <w:b/>
          <w:bCs/>
        </w:rPr>
      </w:pPr>
      <w:r w:rsidRPr="69A39596">
        <w:rPr>
          <w:rFonts w:ascii="Calibri" w:hAnsi="Calibri" w:eastAsia="Calibri" w:cs="Calibri"/>
          <w:b/>
          <w:bCs/>
        </w:rPr>
        <w:t>Daily Monitoring</w:t>
      </w:r>
    </w:p>
    <w:p w:rsidR="3575F67A" w:rsidP="001D26FD" w:rsidRDefault="3575F67A" w14:paraId="5CA22782" w14:textId="48188B14">
      <w:pPr>
        <w:spacing w:after="120" w:line="276" w:lineRule="auto"/>
        <w:jc w:val="both"/>
        <w:rPr>
          <w:rFonts w:ascii="Calibri" w:hAnsi="Calibri" w:eastAsia="Calibri" w:cs="Calibri"/>
        </w:rPr>
      </w:pPr>
      <w:r w:rsidRPr="69A39596">
        <w:rPr>
          <w:rFonts w:ascii="Calibri" w:hAnsi="Calibri" w:eastAsia="Calibri" w:cs="Calibri"/>
        </w:rPr>
        <w:t xml:space="preserve">Power Automate runs </w:t>
      </w:r>
      <w:r w:rsidRPr="69A39596">
        <w:rPr>
          <w:rFonts w:ascii="Calibri" w:hAnsi="Calibri" w:eastAsia="Calibri" w:cs="Calibri"/>
          <w:i/>
          <w:iCs/>
        </w:rPr>
        <w:t>a daily scheduled job</w:t>
      </w:r>
      <w:r w:rsidRPr="69A39596">
        <w:rPr>
          <w:rFonts w:ascii="Calibri" w:hAnsi="Calibri" w:eastAsia="Calibri" w:cs="Calibri"/>
        </w:rPr>
        <w:t xml:space="preserve"> to check reply to status.</w:t>
      </w:r>
    </w:p>
    <w:p w:rsidR="00A47B3F" w:rsidP="001D26FD" w:rsidRDefault="00A47B3F" w14:paraId="59262FE4" w14:textId="77777777">
      <w:pPr>
        <w:spacing w:after="120" w:line="276" w:lineRule="auto"/>
        <w:jc w:val="both"/>
        <w:rPr>
          <w:rFonts w:ascii="Calibri" w:hAnsi="Calibri" w:eastAsia="Calibri" w:cs="Calibri"/>
          <w:b/>
          <w:bCs/>
        </w:rPr>
      </w:pPr>
    </w:p>
    <w:p w:rsidR="3575F67A" w:rsidP="001D26FD" w:rsidRDefault="3575F67A" w14:paraId="46DC7B47" w14:textId="0DE9B089">
      <w:pPr>
        <w:spacing w:after="120" w:line="276" w:lineRule="auto"/>
        <w:jc w:val="both"/>
        <w:rPr>
          <w:rFonts w:ascii="Calibri" w:hAnsi="Calibri" w:eastAsia="Calibri" w:cs="Calibri"/>
          <w:b/>
          <w:bCs/>
        </w:rPr>
      </w:pPr>
      <w:r w:rsidRPr="69A39596">
        <w:rPr>
          <w:rFonts w:ascii="Calibri" w:hAnsi="Calibri" w:eastAsia="Calibri" w:cs="Calibri"/>
          <w:b/>
          <w:bCs/>
        </w:rPr>
        <w:t>Scenario A — All SMEs Reply Within 3 Days</w:t>
      </w:r>
    </w:p>
    <w:p w:rsidR="3575F67A" w:rsidP="001D26FD" w:rsidRDefault="3575F67A" w14:paraId="0686AD2E" w14:textId="2D9397BB">
      <w:pPr>
        <w:spacing w:after="120" w:line="276" w:lineRule="auto"/>
        <w:jc w:val="both"/>
        <w:rPr>
          <w:rFonts w:ascii="Calibri" w:hAnsi="Calibri" w:eastAsia="Calibri" w:cs="Calibri"/>
        </w:rPr>
      </w:pPr>
      <w:r w:rsidRPr="69A39596">
        <w:rPr>
          <w:rFonts w:ascii="Calibri" w:hAnsi="Calibri" w:eastAsia="Calibri" w:cs="Calibri"/>
        </w:rPr>
        <w:t>For each SME:</w:t>
      </w:r>
    </w:p>
    <w:p w:rsidR="3575F67A" w:rsidP="001D26FD" w:rsidRDefault="3575F67A" w14:paraId="1BEC162B" w14:textId="197F0A61">
      <w:pPr>
        <w:pStyle w:val="ListParagraph"/>
        <w:numPr>
          <w:ilvl w:val="0"/>
          <w:numId w:val="1"/>
        </w:numPr>
        <w:spacing w:after="120" w:line="276" w:lineRule="auto"/>
        <w:jc w:val="both"/>
        <w:rPr>
          <w:rFonts w:ascii="Calibri" w:hAnsi="Calibri" w:eastAsia="Calibri" w:cs="Calibri"/>
          <w:i/>
          <w:iCs/>
        </w:rPr>
      </w:pPr>
      <w:r w:rsidRPr="69A39596">
        <w:rPr>
          <w:rFonts w:ascii="Calibri" w:hAnsi="Calibri" w:eastAsia="Calibri" w:cs="Calibri"/>
        </w:rPr>
        <w:t xml:space="preserve">Agent Reply = </w:t>
      </w:r>
      <w:r w:rsidRPr="69A39596">
        <w:rPr>
          <w:rFonts w:ascii="Calibri" w:hAnsi="Calibri" w:eastAsia="Calibri" w:cs="Calibri"/>
          <w:i/>
          <w:iCs/>
        </w:rPr>
        <w:t>True</w:t>
      </w:r>
    </w:p>
    <w:p w:rsidR="3575F67A" w:rsidP="001D26FD" w:rsidRDefault="3575F67A" w14:paraId="1544F0D8" w14:textId="2FA6B8BB">
      <w:pPr>
        <w:pStyle w:val="ListParagraph"/>
        <w:numPr>
          <w:ilvl w:val="0"/>
          <w:numId w:val="1"/>
        </w:numPr>
        <w:spacing w:after="120" w:line="276" w:lineRule="auto"/>
        <w:jc w:val="both"/>
        <w:rPr>
          <w:rFonts w:ascii="Calibri" w:hAnsi="Calibri" w:eastAsia="Calibri" w:cs="Calibri"/>
        </w:rPr>
      </w:pPr>
      <w:r w:rsidRPr="69A39596">
        <w:rPr>
          <w:rFonts w:ascii="Calibri" w:hAnsi="Calibri" w:eastAsia="Calibri" w:cs="Calibri"/>
        </w:rPr>
        <w:t>No reminder sent</w:t>
      </w:r>
    </w:p>
    <w:p w:rsidR="3575F67A" w:rsidP="001D26FD" w:rsidRDefault="3575F67A" w14:paraId="25716189" w14:textId="2C0E6607">
      <w:pPr>
        <w:pStyle w:val="ListParagraph"/>
        <w:numPr>
          <w:ilvl w:val="0"/>
          <w:numId w:val="1"/>
        </w:numPr>
        <w:spacing w:after="120" w:line="276" w:lineRule="auto"/>
        <w:jc w:val="both"/>
        <w:rPr>
          <w:rFonts w:ascii="Calibri" w:hAnsi="Calibri" w:eastAsia="Calibri" w:cs="Calibri"/>
          <w:b/>
          <w:bCs/>
        </w:rPr>
      </w:pPr>
      <w:r w:rsidRPr="69A39596">
        <w:rPr>
          <w:rFonts w:ascii="Calibri" w:hAnsi="Calibri" w:eastAsia="Calibri" w:cs="Calibri"/>
        </w:rPr>
        <w:t xml:space="preserve">Tracker </w:t>
      </w:r>
      <w:r w:rsidRPr="69A39596">
        <w:rPr>
          <w:rFonts w:ascii="Calibri" w:hAnsi="Calibri" w:eastAsia="Calibri" w:cs="Calibri"/>
          <w:b/>
          <w:bCs/>
        </w:rPr>
        <w:t>stops monitoring</w:t>
      </w:r>
    </w:p>
    <w:p w:rsidR="3575F67A" w:rsidP="001D26FD" w:rsidRDefault="3575F67A" w14:paraId="708704E8" w14:textId="3F448D95">
      <w:pPr>
        <w:pStyle w:val="ListParagraph"/>
        <w:numPr>
          <w:ilvl w:val="0"/>
          <w:numId w:val="1"/>
        </w:numPr>
        <w:spacing w:after="120" w:line="276" w:lineRule="auto"/>
        <w:jc w:val="both"/>
        <w:rPr>
          <w:rFonts w:ascii="Calibri" w:hAnsi="Calibri" w:eastAsia="Calibri" w:cs="Calibri"/>
        </w:rPr>
      </w:pPr>
      <w:r w:rsidRPr="69A39596">
        <w:rPr>
          <w:rFonts w:ascii="Calibri" w:hAnsi="Calibri" w:eastAsia="Calibri" w:cs="Calibri"/>
        </w:rPr>
        <w:t>No further reminders are triggered</w:t>
      </w:r>
    </w:p>
    <w:p w:rsidR="3575F67A" w:rsidP="001D26FD" w:rsidRDefault="3575F67A" w14:paraId="0DBBFF8B" w14:textId="14F10C54">
      <w:pPr>
        <w:spacing w:after="120" w:line="276" w:lineRule="auto"/>
        <w:ind w:left="720"/>
        <w:jc w:val="both"/>
        <w:rPr>
          <w:rFonts w:ascii="Calibri" w:hAnsi="Calibri" w:eastAsia="Calibri" w:cs="Calibri"/>
        </w:rPr>
      </w:pPr>
      <w:r w:rsidRPr="69A39596">
        <w:rPr>
          <w:rFonts w:ascii="Calibri" w:hAnsi="Calibri" w:eastAsia="Calibri" w:cs="Calibri"/>
        </w:rPr>
        <w:t xml:space="preserve"> </w:t>
      </w:r>
    </w:p>
    <w:p w:rsidR="3575F67A" w:rsidP="001D26FD" w:rsidRDefault="3575F67A" w14:paraId="7F3B5B44" w14:textId="610AAC1F">
      <w:pPr>
        <w:spacing w:after="120" w:line="276" w:lineRule="auto"/>
        <w:jc w:val="both"/>
        <w:rPr>
          <w:rFonts w:ascii="Calibri" w:hAnsi="Calibri" w:eastAsia="Calibri" w:cs="Calibri"/>
          <w:b/>
          <w:bCs/>
        </w:rPr>
      </w:pPr>
      <w:r w:rsidRPr="69A39596">
        <w:rPr>
          <w:rFonts w:ascii="Calibri" w:hAnsi="Calibri" w:eastAsia="Calibri" w:cs="Calibri"/>
          <w:b/>
          <w:bCs/>
        </w:rPr>
        <w:t>Scenario B — Partial SMEs Reply Within 3 Days</w:t>
      </w:r>
    </w:p>
    <w:p w:rsidR="3575F67A" w:rsidP="001D26FD" w:rsidRDefault="3575F67A" w14:paraId="715C8BE7" w14:textId="0908124B">
      <w:pPr>
        <w:spacing w:after="120" w:line="276" w:lineRule="auto"/>
        <w:jc w:val="both"/>
        <w:rPr>
          <w:rFonts w:ascii="Calibri" w:hAnsi="Calibri" w:eastAsia="Calibri" w:cs="Calibri"/>
          <w:b/>
          <w:bCs/>
        </w:rPr>
      </w:pPr>
      <w:r w:rsidRPr="69A39596">
        <w:rPr>
          <w:rFonts w:ascii="Calibri" w:hAnsi="Calibri" w:eastAsia="Calibri" w:cs="Calibri"/>
          <w:b/>
          <w:bCs/>
        </w:rPr>
        <w:t>SME who replied</w:t>
      </w:r>
    </w:p>
    <w:p w:rsidR="3575F67A" w:rsidP="001D26FD" w:rsidRDefault="3575F67A" w14:paraId="402B3112" w14:textId="71C9C23E">
      <w:pPr>
        <w:pStyle w:val="ListParagraph"/>
        <w:numPr>
          <w:ilvl w:val="0"/>
          <w:numId w:val="14"/>
        </w:numPr>
        <w:spacing w:after="120" w:line="276" w:lineRule="auto"/>
        <w:jc w:val="both"/>
        <w:rPr>
          <w:rFonts w:ascii="Calibri" w:hAnsi="Calibri" w:eastAsia="Calibri" w:cs="Calibri"/>
          <w:i/>
          <w:iCs/>
        </w:rPr>
      </w:pPr>
      <w:r w:rsidRPr="69A39596">
        <w:rPr>
          <w:rFonts w:ascii="Calibri" w:hAnsi="Calibri" w:eastAsia="Calibri" w:cs="Calibri"/>
        </w:rPr>
        <w:t xml:space="preserve">Agent Reply = </w:t>
      </w:r>
      <w:r w:rsidRPr="69A39596">
        <w:rPr>
          <w:rFonts w:ascii="Calibri" w:hAnsi="Calibri" w:eastAsia="Calibri" w:cs="Calibri"/>
          <w:i/>
          <w:iCs/>
        </w:rPr>
        <w:t>True</w:t>
      </w:r>
    </w:p>
    <w:p w:rsidR="3575F67A" w:rsidP="001D26FD" w:rsidRDefault="3575F67A" w14:paraId="283534D6" w14:textId="74BE9D83">
      <w:pPr>
        <w:pStyle w:val="ListParagraph"/>
        <w:numPr>
          <w:ilvl w:val="0"/>
          <w:numId w:val="14"/>
        </w:numPr>
        <w:spacing w:after="120" w:line="276" w:lineRule="auto"/>
        <w:jc w:val="both"/>
        <w:rPr>
          <w:rFonts w:ascii="Calibri" w:hAnsi="Calibri" w:eastAsia="Calibri" w:cs="Calibri"/>
        </w:rPr>
      </w:pPr>
      <w:r w:rsidRPr="69A39596">
        <w:rPr>
          <w:rFonts w:ascii="Calibri" w:hAnsi="Calibri" w:eastAsia="Calibri" w:cs="Calibri"/>
        </w:rPr>
        <w:t>No reminder sent</w:t>
      </w:r>
    </w:p>
    <w:p w:rsidRPr="00A47B3F" w:rsidR="3575F67A" w:rsidP="001D26FD" w:rsidRDefault="3575F67A" w14:paraId="64569C27" w14:textId="10D9CBB8">
      <w:pPr>
        <w:pStyle w:val="ListParagraph"/>
        <w:numPr>
          <w:ilvl w:val="0"/>
          <w:numId w:val="14"/>
        </w:numPr>
        <w:spacing w:after="120" w:line="276" w:lineRule="auto"/>
        <w:jc w:val="both"/>
        <w:rPr>
          <w:rFonts w:ascii="Calibri" w:hAnsi="Calibri" w:eastAsia="Calibri" w:cs="Calibri"/>
        </w:rPr>
      </w:pPr>
      <w:r w:rsidRPr="69A39596">
        <w:rPr>
          <w:rFonts w:ascii="Calibri" w:hAnsi="Calibri" w:eastAsia="Calibri" w:cs="Calibri"/>
        </w:rPr>
        <w:t>Tracker stops monitoring for that SME</w:t>
      </w:r>
    </w:p>
    <w:p w:rsidR="3575F67A" w:rsidP="001D26FD" w:rsidRDefault="3575F67A" w14:paraId="328399B3" w14:textId="58A45B9F">
      <w:pPr>
        <w:spacing w:after="120" w:line="276" w:lineRule="auto"/>
        <w:jc w:val="both"/>
        <w:rPr>
          <w:rFonts w:ascii="Calibri" w:hAnsi="Calibri" w:eastAsia="Calibri" w:cs="Calibri"/>
          <w:b/>
          <w:bCs/>
        </w:rPr>
      </w:pPr>
      <w:r w:rsidRPr="69A39596">
        <w:rPr>
          <w:rFonts w:ascii="Calibri" w:hAnsi="Calibri" w:eastAsia="Calibri" w:cs="Calibri"/>
          <w:b/>
          <w:bCs/>
        </w:rPr>
        <w:t>SME who did not reply</w:t>
      </w:r>
    </w:p>
    <w:p w:rsidR="3575F67A" w:rsidP="001D26FD" w:rsidRDefault="3575F67A" w14:paraId="0958835F" w14:textId="2ACDB80E">
      <w:pPr>
        <w:pStyle w:val="ListParagraph"/>
        <w:numPr>
          <w:ilvl w:val="0"/>
          <w:numId w:val="13"/>
        </w:numPr>
        <w:spacing w:after="120" w:line="276" w:lineRule="auto"/>
        <w:jc w:val="both"/>
        <w:rPr>
          <w:rFonts w:ascii="Calibri" w:hAnsi="Calibri" w:eastAsia="Calibri" w:cs="Calibri"/>
          <w:i/>
          <w:iCs/>
        </w:rPr>
      </w:pPr>
      <w:r w:rsidRPr="69A39596">
        <w:rPr>
          <w:rFonts w:ascii="Calibri" w:hAnsi="Calibri" w:eastAsia="Calibri" w:cs="Calibri"/>
        </w:rPr>
        <w:t xml:space="preserve">Agent Reply = </w:t>
      </w:r>
      <w:r w:rsidRPr="69A39596">
        <w:rPr>
          <w:rFonts w:ascii="Calibri" w:hAnsi="Calibri" w:eastAsia="Calibri" w:cs="Calibri"/>
          <w:i/>
          <w:iCs/>
        </w:rPr>
        <w:t>False</w:t>
      </w:r>
    </w:p>
    <w:p w:rsidR="3575F67A" w:rsidP="001D26FD" w:rsidRDefault="3575F67A" w14:paraId="333AAF43" w14:textId="69155AEA">
      <w:pPr>
        <w:pStyle w:val="ListParagraph"/>
        <w:numPr>
          <w:ilvl w:val="0"/>
          <w:numId w:val="13"/>
        </w:numPr>
        <w:spacing w:after="120" w:line="276" w:lineRule="auto"/>
        <w:jc w:val="both"/>
        <w:rPr>
          <w:rFonts w:ascii="Calibri" w:hAnsi="Calibri" w:eastAsia="Calibri" w:cs="Calibri"/>
        </w:rPr>
      </w:pPr>
      <w:r w:rsidRPr="69A39596">
        <w:rPr>
          <w:rFonts w:ascii="Calibri" w:hAnsi="Calibri" w:eastAsia="Calibri" w:cs="Calibri"/>
        </w:rPr>
        <w:t>Reminder sent via:</w:t>
      </w:r>
    </w:p>
    <w:p w:rsidR="3575F67A" w:rsidP="001D26FD" w:rsidRDefault="3575F67A" w14:paraId="5D9CF706" w14:textId="13076AD1">
      <w:pPr>
        <w:pStyle w:val="ListParagraph"/>
        <w:numPr>
          <w:ilvl w:val="1"/>
          <w:numId w:val="13"/>
        </w:numPr>
        <w:spacing w:after="120" w:line="276" w:lineRule="auto"/>
        <w:jc w:val="both"/>
        <w:rPr>
          <w:rFonts w:ascii="Calibri" w:hAnsi="Calibri" w:eastAsia="Calibri" w:cs="Calibri"/>
        </w:rPr>
      </w:pPr>
      <w:r w:rsidRPr="69A39596">
        <w:rPr>
          <w:rFonts w:ascii="Calibri" w:hAnsi="Calibri" w:eastAsia="Calibri" w:cs="Calibri"/>
        </w:rPr>
        <w:t>Teams Notification</w:t>
      </w:r>
    </w:p>
    <w:p w:rsidR="3575F67A" w:rsidP="001D26FD" w:rsidRDefault="3575F67A" w14:paraId="3787AE79" w14:textId="136A11DF">
      <w:pPr>
        <w:pStyle w:val="ListParagraph"/>
        <w:numPr>
          <w:ilvl w:val="1"/>
          <w:numId w:val="13"/>
        </w:numPr>
        <w:spacing w:after="120" w:line="276" w:lineRule="auto"/>
        <w:jc w:val="both"/>
        <w:rPr>
          <w:rFonts w:ascii="Calibri" w:hAnsi="Calibri" w:eastAsia="Calibri" w:cs="Calibri"/>
          <w:b/>
          <w:bCs/>
        </w:rPr>
      </w:pPr>
      <w:r w:rsidRPr="69A39596">
        <w:rPr>
          <w:rFonts w:ascii="Calibri" w:hAnsi="Calibri" w:eastAsia="Calibri" w:cs="Calibri"/>
        </w:rPr>
        <w:t>Email</w:t>
      </w:r>
      <w:r w:rsidRPr="69A39596">
        <w:rPr>
          <w:rFonts w:ascii="Calibri" w:hAnsi="Calibri" w:eastAsia="Calibri" w:cs="Calibri"/>
          <w:b/>
          <w:bCs/>
        </w:rPr>
        <w:t xml:space="preserve"> </w:t>
      </w:r>
    </w:p>
    <w:p w:rsidR="3575F67A" w:rsidP="001D26FD" w:rsidRDefault="3575F67A" w14:paraId="30A117DD" w14:textId="474C3E1C">
      <w:pPr>
        <w:pStyle w:val="ListParagraph"/>
        <w:numPr>
          <w:ilvl w:val="0"/>
          <w:numId w:val="13"/>
        </w:numPr>
        <w:spacing w:after="120" w:line="276" w:lineRule="auto"/>
        <w:jc w:val="both"/>
        <w:rPr>
          <w:rFonts w:ascii="Calibri" w:hAnsi="Calibri" w:eastAsia="Calibri" w:cs="Calibri"/>
          <w:i/>
          <w:iCs/>
        </w:rPr>
      </w:pPr>
      <w:r w:rsidRPr="69A39596">
        <w:rPr>
          <w:rFonts w:ascii="Calibri" w:hAnsi="Calibri" w:eastAsia="Calibri" w:cs="Calibri"/>
        </w:rPr>
        <w:t xml:space="preserve">Tracker continues monitoring until </w:t>
      </w:r>
      <w:r w:rsidRPr="69A39596">
        <w:rPr>
          <w:rFonts w:ascii="Calibri" w:hAnsi="Calibri" w:eastAsia="Calibri" w:cs="Calibri"/>
          <w:i/>
          <w:iCs/>
        </w:rPr>
        <w:t>Day 7</w:t>
      </w:r>
    </w:p>
    <w:p w:rsidR="3575F67A" w:rsidP="001D26FD" w:rsidRDefault="3575F67A" w14:paraId="4CCBC98C" w14:textId="26BF8511">
      <w:pPr>
        <w:spacing w:after="120" w:line="276" w:lineRule="auto"/>
        <w:ind w:left="720"/>
        <w:jc w:val="both"/>
        <w:rPr>
          <w:rFonts w:ascii="Calibri" w:hAnsi="Calibri" w:eastAsia="Calibri" w:cs="Calibri"/>
        </w:rPr>
      </w:pPr>
      <w:r w:rsidRPr="69A39596">
        <w:rPr>
          <w:rFonts w:ascii="Calibri" w:hAnsi="Calibri" w:eastAsia="Calibri" w:cs="Calibri"/>
        </w:rPr>
        <w:t xml:space="preserve"> </w:t>
      </w:r>
    </w:p>
    <w:p w:rsidR="3575F67A" w:rsidP="001D26FD" w:rsidRDefault="3575F67A" w14:paraId="7ABE2DE5" w14:textId="2CB88A4D">
      <w:pPr>
        <w:spacing w:after="120" w:line="276" w:lineRule="auto"/>
        <w:jc w:val="both"/>
        <w:rPr>
          <w:rFonts w:ascii="Calibri" w:hAnsi="Calibri" w:eastAsia="Calibri" w:cs="Calibri"/>
          <w:b/>
          <w:bCs/>
        </w:rPr>
      </w:pPr>
      <w:r w:rsidRPr="69A39596">
        <w:rPr>
          <w:rFonts w:ascii="Calibri" w:hAnsi="Calibri" w:eastAsia="Calibri" w:cs="Calibri"/>
          <w:b/>
          <w:bCs/>
        </w:rPr>
        <w:t>Scenario C — Replies Checked on Day 7</w:t>
      </w:r>
    </w:p>
    <w:p w:rsidR="3575F67A" w:rsidP="001D26FD" w:rsidRDefault="3575F67A" w14:paraId="7831280D" w14:textId="3D3C97C2">
      <w:pPr>
        <w:spacing w:after="120" w:line="276" w:lineRule="auto"/>
        <w:jc w:val="both"/>
        <w:rPr>
          <w:rFonts w:ascii="Calibri" w:hAnsi="Calibri" w:eastAsia="Calibri" w:cs="Calibri"/>
          <w:b/>
          <w:bCs/>
        </w:rPr>
      </w:pPr>
      <w:r w:rsidRPr="69A39596">
        <w:rPr>
          <w:rFonts w:ascii="Calibri" w:hAnsi="Calibri" w:eastAsia="Calibri" w:cs="Calibri"/>
          <w:b/>
          <w:bCs/>
        </w:rPr>
        <w:t>SME who replied before Day 7</w:t>
      </w:r>
    </w:p>
    <w:p w:rsidR="3575F67A" w:rsidP="001D26FD" w:rsidRDefault="3575F67A" w14:paraId="0EA9E21B" w14:textId="55649417">
      <w:pPr>
        <w:pStyle w:val="ListParagraph"/>
        <w:numPr>
          <w:ilvl w:val="0"/>
          <w:numId w:val="12"/>
        </w:numPr>
        <w:spacing w:after="120" w:line="276" w:lineRule="auto"/>
        <w:jc w:val="both"/>
        <w:rPr>
          <w:rFonts w:ascii="Calibri" w:hAnsi="Calibri" w:eastAsia="Calibri" w:cs="Calibri"/>
          <w:i/>
          <w:iCs/>
        </w:rPr>
      </w:pPr>
      <w:r w:rsidRPr="69A39596">
        <w:rPr>
          <w:rFonts w:ascii="Calibri" w:hAnsi="Calibri" w:eastAsia="Calibri" w:cs="Calibri"/>
        </w:rPr>
        <w:t xml:space="preserve">Agent Reply = </w:t>
      </w:r>
      <w:r w:rsidRPr="69A39596">
        <w:rPr>
          <w:rFonts w:ascii="Calibri" w:hAnsi="Calibri" w:eastAsia="Calibri" w:cs="Calibri"/>
          <w:i/>
          <w:iCs/>
        </w:rPr>
        <w:t>True</w:t>
      </w:r>
    </w:p>
    <w:p w:rsidR="3575F67A" w:rsidP="001D26FD" w:rsidRDefault="3575F67A" w14:paraId="1D041AD2" w14:textId="798AF28C">
      <w:pPr>
        <w:pStyle w:val="ListParagraph"/>
        <w:numPr>
          <w:ilvl w:val="0"/>
          <w:numId w:val="12"/>
        </w:numPr>
        <w:spacing w:after="120" w:line="276" w:lineRule="auto"/>
        <w:jc w:val="both"/>
        <w:rPr>
          <w:rFonts w:ascii="Calibri" w:hAnsi="Calibri" w:eastAsia="Calibri" w:cs="Calibri"/>
        </w:rPr>
      </w:pPr>
      <w:r w:rsidRPr="69A39596">
        <w:rPr>
          <w:rFonts w:ascii="Calibri" w:hAnsi="Calibri" w:eastAsia="Calibri" w:cs="Calibri"/>
        </w:rPr>
        <w:t>No reminder sent</w:t>
      </w:r>
    </w:p>
    <w:p w:rsidRPr="00A47B3F" w:rsidR="69A39596" w:rsidP="001D26FD" w:rsidRDefault="3575F67A" w14:paraId="7605FA34" w14:textId="0A2D0032">
      <w:pPr>
        <w:pStyle w:val="ListParagraph"/>
        <w:numPr>
          <w:ilvl w:val="0"/>
          <w:numId w:val="12"/>
        </w:numPr>
        <w:spacing w:after="120" w:line="276" w:lineRule="auto"/>
        <w:jc w:val="both"/>
        <w:rPr>
          <w:rFonts w:ascii="Calibri" w:hAnsi="Calibri" w:eastAsia="Calibri" w:cs="Calibri"/>
        </w:rPr>
      </w:pPr>
      <w:r w:rsidRPr="69A39596">
        <w:rPr>
          <w:rFonts w:ascii="Calibri" w:hAnsi="Calibri" w:eastAsia="Calibri" w:cs="Calibri"/>
        </w:rPr>
        <w:t>Tracker stopped</w:t>
      </w:r>
    </w:p>
    <w:p w:rsidR="3575F67A" w:rsidP="001D26FD" w:rsidRDefault="3575F67A" w14:paraId="5CA1068D" w14:textId="6DF770FB">
      <w:pPr>
        <w:spacing w:after="120" w:line="276" w:lineRule="auto"/>
        <w:jc w:val="both"/>
        <w:rPr>
          <w:rFonts w:ascii="Calibri" w:hAnsi="Calibri" w:eastAsia="Calibri" w:cs="Calibri"/>
          <w:b/>
          <w:bCs/>
        </w:rPr>
      </w:pPr>
      <w:r w:rsidRPr="69A39596">
        <w:rPr>
          <w:rFonts w:ascii="Calibri" w:hAnsi="Calibri" w:eastAsia="Calibri" w:cs="Calibri"/>
          <w:b/>
          <w:bCs/>
        </w:rPr>
        <w:t>SME who still has not replied after 7 Days</w:t>
      </w:r>
    </w:p>
    <w:p w:rsidR="3575F67A" w:rsidP="001D26FD" w:rsidRDefault="3575F67A" w14:paraId="41502BB4" w14:textId="7BDF0055">
      <w:pPr>
        <w:pStyle w:val="ListParagraph"/>
        <w:numPr>
          <w:ilvl w:val="0"/>
          <w:numId w:val="11"/>
        </w:numPr>
        <w:spacing w:after="120" w:line="276" w:lineRule="auto"/>
        <w:jc w:val="both"/>
        <w:rPr>
          <w:rFonts w:ascii="Calibri" w:hAnsi="Calibri" w:eastAsia="Calibri" w:cs="Calibri"/>
          <w:i/>
          <w:iCs/>
        </w:rPr>
      </w:pPr>
      <w:r w:rsidRPr="69A39596">
        <w:rPr>
          <w:rFonts w:ascii="Calibri" w:hAnsi="Calibri" w:eastAsia="Calibri" w:cs="Calibri"/>
        </w:rPr>
        <w:t xml:space="preserve">Agent Reply = </w:t>
      </w:r>
      <w:r w:rsidRPr="69A39596">
        <w:rPr>
          <w:rFonts w:ascii="Calibri" w:hAnsi="Calibri" w:eastAsia="Calibri" w:cs="Calibri"/>
          <w:i/>
          <w:iCs/>
        </w:rPr>
        <w:t>False</w:t>
      </w:r>
    </w:p>
    <w:p w:rsidR="3575F67A" w:rsidP="001D26FD" w:rsidRDefault="3575F67A" w14:paraId="3F648CC2" w14:textId="0AF08D37">
      <w:pPr>
        <w:pStyle w:val="ListParagraph"/>
        <w:numPr>
          <w:ilvl w:val="0"/>
          <w:numId w:val="11"/>
        </w:numPr>
        <w:spacing w:after="120" w:line="276" w:lineRule="auto"/>
        <w:jc w:val="both"/>
        <w:rPr>
          <w:rFonts w:ascii="Calibri" w:hAnsi="Calibri" w:eastAsia="Calibri" w:cs="Calibri"/>
        </w:rPr>
      </w:pPr>
      <w:r w:rsidRPr="69A39596">
        <w:rPr>
          <w:rFonts w:ascii="Calibri" w:hAnsi="Calibri" w:eastAsia="Calibri" w:cs="Calibri"/>
        </w:rPr>
        <w:t>Final reminder sent via:</w:t>
      </w:r>
    </w:p>
    <w:p w:rsidR="3575F67A" w:rsidP="001D26FD" w:rsidRDefault="3575F67A" w14:paraId="4F151109" w14:textId="6580DEE5">
      <w:pPr>
        <w:pStyle w:val="ListParagraph"/>
        <w:numPr>
          <w:ilvl w:val="1"/>
          <w:numId w:val="11"/>
        </w:numPr>
        <w:spacing w:after="120" w:line="276" w:lineRule="auto"/>
        <w:jc w:val="both"/>
        <w:rPr>
          <w:rFonts w:ascii="Calibri" w:hAnsi="Calibri" w:eastAsia="Calibri" w:cs="Calibri"/>
        </w:rPr>
      </w:pPr>
      <w:r w:rsidRPr="69A39596">
        <w:rPr>
          <w:rFonts w:ascii="Calibri" w:hAnsi="Calibri" w:eastAsia="Calibri" w:cs="Calibri"/>
        </w:rPr>
        <w:t>Teams Notifications</w:t>
      </w:r>
    </w:p>
    <w:p w:rsidR="3575F67A" w:rsidP="001D26FD" w:rsidRDefault="3575F67A" w14:paraId="3BE7C8A1" w14:textId="60A94EFA">
      <w:pPr>
        <w:pStyle w:val="ListParagraph"/>
        <w:numPr>
          <w:ilvl w:val="1"/>
          <w:numId w:val="11"/>
        </w:numPr>
        <w:spacing w:after="120" w:line="276" w:lineRule="auto"/>
        <w:jc w:val="both"/>
        <w:rPr>
          <w:rFonts w:ascii="Calibri" w:hAnsi="Calibri" w:eastAsia="Calibri" w:cs="Calibri"/>
        </w:rPr>
      </w:pPr>
      <w:r w:rsidRPr="69A39596">
        <w:rPr>
          <w:rFonts w:ascii="Calibri" w:hAnsi="Calibri" w:eastAsia="Calibri" w:cs="Calibri"/>
        </w:rPr>
        <w:t>Email</w:t>
      </w:r>
    </w:p>
    <w:p w:rsidR="00EB12F8" w:rsidP="001D26FD" w:rsidRDefault="00EB12F8" w14:paraId="5C00A99E" w14:textId="77777777">
      <w:pPr>
        <w:spacing w:after="120" w:line="276" w:lineRule="auto"/>
        <w:jc w:val="both"/>
        <w:rPr>
          <w:rFonts w:ascii="Calibri" w:hAnsi="Calibri" w:eastAsia="Calibri" w:cs="Calibri"/>
          <w:b/>
          <w:bCs/>
        </w:rPr>
      </w:pPr>
    </w:p>
    <w:p w:rsidR="3575F67A" w:rsidP="001D26FD" w:rsidRDefault="3575F67A" w14:paraId="5558F014" w14:textId="7B6D323C">
      <w:pPr>
        <w:spacing w:after="120" w:line="276" w:lineRule="auto"/>
        <w:jc w:val="both"/>
        <w:rPr>
          <w:rFonts w:ascii="Calibri" w:hAnsi="Calibri" w:eastAsia="Calibri" w:cs="Calibri"/>
          <w:b/>
          <w:bCs/>
        </w:rPr>
      </w:pPr>
      <w:r w:rsidRPr="69A39596">
        <w:rPr>
          <w:rFonts w:ascii="Calibri" w:hAnsi="Calibri" w:eastAsia="Calibri" w:cs="Calibri"/>
          <w:b/>
          <w:bCs/>
        </w:rPr>
        <w:t>Scenario D — SME Did Not Reply After Day 7</w:t>
      </w:r>
    </w:p>
    <w:p w:rsidR="3575F67A" w:rsidP="001D26FD" w:rsidRDefault="3575F67A" w14:paraId="0524F449" w14:textId="1A60D6E5">
      <w:pPr>
        <w:pStyle w:val="ListParagraph"/>
        <w:numPr>
          <w:ilvl w:val="0"/>
          <w:numId w:val="10"/>
        </w:numPr>
        <w:spacing w:after="120" w:line="276" w:lineRule="auto"/>
        <w:jc w:val="both"/>
        <w:rPr>
          <w:rFonts w:ascii="Calibri" w:hAnsi="Calibri" w:eastAsia="Calibri" w:cs="Calibri"/>
          <w:i/>
          <w:iCs/>
        </w:rPr>
      </w:pPr>
      <w:r w:rsidRPr="69A39596">
        <w:rPr>
          <w:rFonts w:ascii="Calibri" w:hAnsi="Calibri" w:eastAsia="Calibri" w:cs="Calibri"/>
        </w:rPr>
        <w:t xml:space="preserve">Tracker status updated Agent Reply = </w:t>
      </w:r>
      <w:r w:rsidRPr="69A39596">
        <w:rPr>
          <w:rFonts w:ascii="Calibri" w:hAnsi="Calibri" w:eastAsia="Calibri" w:cs="Calibri"/>
          <w:i/>
          <w:iCs/>
        </w:rPr>
        <w:t>False</w:t>
      </w:r>
    </w:p>
    <w:p w:rsidR="3575F67A" w:rsidP="001D26FD" w:rsidRDefault="3575F67A" w14:paraId="7370AC84" w14:textId="3D853B06">
      <w:pPr>
        <w:pStyle w:val="ListParagraph"/>
        <w:numPr>
          <w:ilvl w:val="0"/>
          <w:numId w:val="10"/>
        </w:numPr>
        <w:spacing w:after="120" w:line="276" w:lineRule="auto"/>
        <w:jc w:val="both"/>
        <w:rPr>
          <w:rFonts w:ascii="Calibri" w:hAnsi="Calibri" w:eastAsia="Calibri" w:cs="Calibri"/>
        </w:rPr>
      </w:pPr>
      <w:r w:rsidRPr="69A39596">
        <w:rPr>
          <w:rFonts w:ascii="Calibri" w:hAnsi="Calibri" w:eastAsia="Calibri" w:cs="Calibri"/>
        </w:rPr>
        <w:t>No further reminders triggered</w:t>
      </w:r>
    </w:p>
    <w:p w:rsidR="69A39596" w:rsidP="001D26FD" w:rsidRDefault="69A39596" w14:paraId="57D283A0" w14:textId="66471525">
      <w:pPr>
        <w:spacing w:after="120" w:line="276" w:lineRule="auto"/>
        <w:jc w:val="both"/>
        <w:rPr>
          <w:rFonts w:ascii="Calibri" w:hAnsi="Calibri" w:eastAsia="Calibri" w:cs="Calibri"/>
          <w:b/>
          <w:bCs/>
        </w:rPr>
      </w:pPr>
    </w:p>
    <w:p w:rsidRPr="00A47B3F" w:rsidR="3575F67A" w:rsidP="001D26FD" w:rsidRDefault="3575F67A" w14:paraId="37F927B0" w14:textId="6672BE16">
      <w:pPr>
        <w:spacing w:after="120" w:line="276" w:lineRule="auto"/>
        <w:jc w:val="both"/>
        <w:rPr>
          <w:rFonts w:ascii="Calibri" w:hAnsi="Calibri" w:eastAsia="Calibri" w:cs="Calibri"/>
          <w:b/>
          <w:bCs/>
          <w:u w:val="single"/>
        </w:rPr>
      </w:pPr>
      <w:r w:rsidRPr="00A47B3F">
        <w:rPr>
          <w:rFonts w:ascii="Calibri" w:hAnsi="Calibri" w:eastAsia="Calibri" w:cs="Calibri"/>
          <w:b/>
          <w:bCs/>
          <w:u w:val="single"/>
        </w:rPr>
        <w:t>Scenario 2 — Forward Case to Single SME (Tracking Required)</w:t>
      </w:r>
    </w:p>
    <w:p w:rsidR="3575F67A" w:rsidP="001D26FD" w:rsidRDefault="3575F67A" w14:paraId="0EDBFF79" w14:textId="1D97AE81">
      <w:pPr>
        <w:spacing w:after="120" w:line="276" w:lineRule="auto"/>
        <w:jc w:val="both"/>
        <w:rPr>
          <w:rFonts w:ascii="Calibri" w:hAnsi="Calibri" w:eastAsia="Calibri" w:cs="Calibri"/>
          <w:b/>
          <w:bCs/>
        </w:rPr>
      </w:pPr>
      <w:r w:rsidRPr="69A39596">
        <w:rPr>
          <w:rFonts w:ascii="Calibri" w:hAnsi="Calibri" w:eastAsia="Calibri" w:cs="Calibri"/>
          <w:b/>
          <w:bCs/>
        </w:rPr>
        <w:t>Tracker Creation</w:t>
      </w:r>
    </w:p>
    <w:p w:rsidR="3575F67A" w:rsidP="001D26FD" w:rsidRDefault="3575F67A" w14:paraId="09E07A80" w14:textId="1ED23FE1">
      <w:pPr>
        <w:pStyle w:val="ListParagraph"/>
        <w:numPr>
          <w:ilvl w:val="0"/>
          <w:numId w:val="9"/>
        </w:numPr>
        <w:spacing w:after="120" w:line="276" w:lineRule="auto"/>
        <w:jc w:val="both"/>
        <w:rPr>
          <w:rFonts w:ascii="Calibri" w:hAnsi="Calibri" w:eastAsia="Calibri" w:cs="Calibri"/>
        </w:rPr>
      </w:pPr>
      <w:r w:rsidRPr="69A39596">
        <w:rPr>
          <w:rFonts w:ascii="Calibri" w:hAnsi="Calibri" w:eastAsia="Calibri" w:cs="Calibri"/>
        </w:rPr>
        <w:t>ONE tracker record is created for the SME.</w:t>
      </w:r>
    </w:p>
    <w:p w:rsidR="69A39596" w:rsidP="001D26FD" w:rsidRDefault="69A39596" w14:paraId="58D0CA53" w14:textId="0A057141">
      <w:pPr>
        <w:spacing w:after="120" w:line="276" w:lineRule="auto"/>
        <w:jc w:val="both"/>
        <w:rPr>
          <w:rFonts w:ascii="Calibri" w:hAnsi="Calibri" w:eastAsia="Calibri" w:cs="Calibri"/>
          <w:b/>
          <w:bCs/>
        </w:rPr>
      </w:pPr>
    </w:p>
    <w:p w:rsidR="3575F67A" w:rsidP="001D26FD" w:rsidRDefault="3575F67A" w14:paraId="6FBE4D08" w14:textId="20667FFD">
      <w:pPr>
        <w:spacing w:after="120" w:line="276" w:lineRule="auto"/>
        <w:jc w:val="both"/>
        <w:rPr>
          <w:rFonts w:ascii="Calibri" w:hAnsi="Calibri" w:eastAsia="Calibri" w:cs="Calibri"/>
          <w:b/>
          <w:bCs/>
        </w:rPr>
      </w:pPr>
      <w:r w:rsidRPr="69A39596">
        <w:rPr>
          <w:rFonts w:ascii="Calibri" w:hAnsi="Calibri" w:eastAsia="Calibri" w:cs="Calibri"/>
          <w:b/>
          <w:bCs/>
        </w:rPr>
        <w:t>Day 3 Check</w:t>
      </w:r>
    </w:p>
    <w:p w:rsidR="3575F67A" w:rsidP="001D26FD" w:rsidRDefault="3575F67A" w14:paraId="47B4B1F7" w14:textId="658ABE57">
      <w:pPr>
        <w:spacing w:after="120" w:line="276" w:lineRule="auto"/>
        <w:jc w:val="both"/>
        <w:rPr>
          <w:rFonts w:ascii="Calibri" w:hAnsi="Calibri" w:eastAsia="Calibri" w:cs="Calibri"/>
          <w:b/>
          <w:bCs/>
        </w:rPr>
      </w:pPr>
      <w:r w:rsidRPr="69A39596">
        <w:rPr>
          <w:rFonts w:ascii="Calibri" w:hAnsi="Calibri" w:eastAsia="Calibri" w:cs="Calibri"/>
          <w:b/>
          <w:bCs/>
        </w:rPr>
        <w:t>If SME replied</w:t>
      </w:r>
    </w:p>
    <w:p w:rsidR="3575F67A" w:rsidP="001D26FD" w:rsidRDefault="3575F67A" w14:paraId="191CD7D3" w14:textId="23297E82">
      <w:pPr>
        <w:pStyle w:val="ListParagraph"/>
        <w:numPr>
          <w:ilvl w:val="0"/>
          <w:numId w:val="8"/>
        </w:numPr>
        <w:spacing w:after="120" w:line="276" w:lineRule="auto"/>
        <w:jc w:val="both"/>
        <w:rPr>
          <w:rFonts w:ascii="Calibri" w:hAnsi="Calibri" w:eastAsia="Calibri" w:cs="Calibri"/>
          <w:i/>
          <w:iCs/>
        </w:rPr>
      </w:pPr>
      <w:r w:rsidRPr="69A39596">
        <w:rPr>
          <w:rFonts w:ascii="Calibri" w:hAnsi="Calibri" w:eastAsia="Calibri" w:cs="Calibri"/>
        </w:rPr>
        <w:t xml:space="preserve">Agent Reply = </w:t>
      </w:r>
      <w:r w:rsidRPr="69A39596">
        <w:rPr>
          <w:rFonts w:ascii="Calibri" w:hAnsi="Calibri" w:eastAsia="Calibri" w:cs="Calibri"/>
          <w:i/>
          <w:iCs/>
        </w:rPr>
        <w:t>True</w:t>
      </w:r>
    </w:p>
    <w:p w:rsidR="3575F67A" w:rsidP="001D26FD" w:rsidRDefault="3575F67A" w14:paraId="4982FCA1" w14:textId="0ECBD0B4">
      <w:pPr>
        <w:pStyle w:val="ListParagraph"/>
        <w:numPr>
          <w:ilvl w:val="0"/>
          <w:numId w:val="8"/>
        </w:numPr>
        <w:spacing w:after="120" w:line="276" w:lineRule="auto"/>
        <w:jc w:val="both"/>
        <w:rPr>
          <w:rFonts w:ascii="Calibri" w:hAnsi="Calibri" w:eastAsia="Calibri" w:cs="Calibri"/>
        </w:rPr>
      </w:pPr>
      <w:r w:rsidRPr="69A39596">
        <w:rPr>
          <w:rFonts w:ascii="Calibri" w:hAnsi="Calibri" w:eastAsia="Calibri" w:cs="Calibri"/>
        </w:rPr>
        <w:t>No reminder sent</w:t>
      </w:r>
    </w:p>
    <w:p w:rsidR="3575F67A" w:rsidP="001D26FD" w:rsidRDefault="3575F67A" w14:paraId="6DA97091" w14:textId="63219F26">
      <w:pPr>
        <w:pStyle w:val="ListParagraph"/>
        <w:numPr>
          <w:ilvl w:val="0"/>
          <w:numId w:val="8"/>
        </w:numPr>
        <w:spacing w:after="120" w:line="276" w:lineRule="auto"/>
        <w:jc w:val="both"/>
        <w:rPr>
          <w:rFonts w:ascii="Calibri" w:hAnsi="Calibri" w:eastAsia="Calibri" w:cs="Calibri"/>
        </w:rPr>
      </w:pPr>
      <w:r w:rsidRPr="69A39596">
        <w:rPr>
          <w:rFonts w:ascii="Calibri" w:hAnsi="Calibri" w:eastAsia="Calibri" w:cs="Calibri"/>
        </w:rPr>
        <w:t>Tracker stops monitoring</w:t>
      </w:r>
    </w:p>
    <w:p w:rsidR="3575F67A" w:rsidP="001D26FD" w:rsidRDefault="3575F67A" w14:paraId="7352929A" w14:textId="6E270A0C">
      <w:pPr>
        <w:spacing w:after="120" w:line="276" w:lineRule="auto"/>
        <w:jc w:val="both"/>
        <w:rPr>
          <w:rFonts w:ascii="Calibri" w:hAnsi="Calibri" w:eastAsia="Calibri" w:cs="Calibri"/>
          <w:b/>
          <w:bCs/>
        </w:rPr>
      </w:pPr>
      <w:r w:rsidRPr="69A39596">
        <w:rPr>
          <w:rFonts w:ascii="Calibri" w:hAnsi="Calibri" w:eastAsia="Calibri" w:cs="Calibri"/>
          <w:b/>
          <w:bCs/>
        </w:rPr>
        <w:t>If SME did not reply</w:t>
      </w:r>
    </w:p>
    <w:p w:rsidR="3575F67A" w:rsidP="001D26FD" w:rsidRDefault="3575F67A" w14:paraId="351BF0F3" w14:textId="084FC0F8">
      <w:pPr>
        <w:pStyle w:val="ListParagraph"/>
        <w:numPr>
          <w:ilvl w:val="0"/>
          <w:numId w:val="7"/>
        </w:numPr>
        <w:spacing w:after="120" w:line="276" w:lineRule="auto"/>
        <w:jc w:val="both"/>
        <w:rPr>
          <w:rFonts w:ascii="Calibri" w:hAnsi="Calibri" w:eastAsia="Calibri" w:cs="Calibri"/>
          <w:i/>
          <w:iCs/>
        </w:rPr>
      </w:pPr>
      <w:r w:rsidRPr="69A39596">
        <w:rPr>
          <w:rFonts w:ascii="Calibri" w:hAnsi="Calibri" w:eastAsia="Calibri" w:cs="Calibri"/>
        </w:rPr>
        <w:t xml:space="preserve">Agent Reply = </w:t>
      </w:r>
      <w:r w:rsidRPr="69A39596">
        <w:rPr>
          <w:rFonts w:ascii="Calibri" w:hAnsi="Calibri" w:eastAsia="Calibri" w:cs="Calibri"/>
          <w:i/>
          <w:iCs/>
        </w:rPr>
        <w:t>False</w:t>
      </w:r>
    </w:p>
    <w:p w:rsidR="3575F67A" w:rsidP="001D26FD" w:rsidRDefault="3575F67A" w14:paraId="69681F90" w14:textId="55C3A26E">
      <w:pPr>
        <w:pStyle w:val="ListParagraph"/>
        <w:numPr>
          <w:ilvl w:val="0"/>
          <w:numId w:val="7"/>
        </w:numPr>
        <w:spacing w:after="120" w:line="276" w:lineRule="auto"/>
        <w:jc w:val="both"/>
        <w:rPr>
          <w:rFonts w:ascii="Calibri" w:hAnsi="Calibri" w:eastAsia="Calibri" w:cs="Calibri"/>
        </w:rPr>
      </w:pPr>
      <w:r w:rsidRPr="69A39596">
        <w:rPr>
          <w:rFonts w:ascii="Calibri" w:hAnsi="Calibri" w:eastAsia="Calibri" w:cs="Calibri"/>
        </w:rPr>
        <w:t>Reminder sent via:</w:t>
      </w:r>
    </w:p>
    <w:p w:rsidR="3575F67A" w:rsidP="001D26FD" w:rsidRDefault="3575F67A" w14:paraId="13DE705A" w14:textId="2E6DD3A7">
      <w:pPr>
        <w:pStyle w:val="ListParagraph"/>
        <w:numPr>
          <w:ilvl w:val="1"/>
          <w:numId w:val="7"/>
        </w:numPr>
        <w:spacing w:after="120" w:line="276" w:lineRule="auto"/>
        <w:jc w:val="both"/>
        <w:rPr>
          <w:rFonts w:ascii="Calibri" w:hAnsi="Calibri" w:eastAsia="Calibri" w:cs="Calibri"/>
        </w:rPr>
      </w:pPr>
      <w:r w:rsidRPr="69A39596">
        <w:rPr>
          <w:rFonts w:ascii="Calibri" w:hAnsi="Calibri" w:eastAsia="Calibri" w:cs="Calibri"/>
        </w:rPr>
        <w:t>Teams Notification</w:t>
      </w:r>
    </w:p>
    <w:p w:rsidR="3575F67A" w:rsidP="001D26FD" w:rsidRDefault="3575F67A" w14:paraId="0C173435" w14:textId="4FC87F79">
      <w:pPr>
        <w:pStyle w:val="ListParagraph"/>
        <w:numPr>
          <w:ilvl w:val="1"/>
          <w:numId w:val="7"/>
        </w:numPr>
        <w:spacing w:after="120" w:line="276" w:lineRule="auto"/>
        <w:jc w:val="both"/>
        <w:rPr>
          <w:rFonts w:ascii="Calibri" w:hAnsi="Calibri" w:eastAsia="Calibri" w:cs="Calibri"/>
        </w:rPr>
      </w:pPr>
      <w:r w:rsidRPr="69A39596">
        <w:rPr>
          <w:rFonts w:ascii="Calibri" w:hAnsi="Calibri" w:eastAsia="Calibri" w:cs="Calibri"/>
        </w:rPr>
        <w:t>Email</w:t>
      </w:r>
    </w:p>
    <w:p w:rsidR="3575F67A" w:rsidP="001D26FD" w:rsidRDefault="3575F67A" w14:paraId="1A038B34" w14:textId="758BE44E">
      <w:pPr>
        <w:pStyle w:val="ListParagraph"/>
        <w:numPr>
          <w:ilvl w:val="0"/>
          <w:numId w:val="7"/>
        </w:numPr>
        <w:spacing w:after="120" w:line="276" w:lineRule="auto"/>
        <w:jc w:val="both"/>
        <w:rPr>
          <w:rFonts w:ascii="Calibri" w:hAnsi="Calibri" w:eastAsia="Calibri" w:cs="Calibri"/>
          <w:i/>
          <w:iCs/>
        </w:rPr>
      </w:pPr>
      <w:r w:rsidRPr="69A39596">
        <w:rPr>
          <w:rFonts w:ascii="Calibri" w:hAnsi="Calibri" w:eastAsia="Calibri" w:cs="Calibri"/>
        </w:rPr>
        <w:t xml:space="preserve">Tracker continues monitoring until </w:t>
      </w:r>
      <w:r w:rsidRPr="69A39596">
        <w:rPr>
          <w:rFonts w:ascii="Calibri" w:hAnsi="Calibri" w:eastAsia="Calibri" w:cs="Calibri"/>
          <w:i/>
          <w:iCs/>
        </w:rPr>
        <w:t>Day 7</w:t>
      </w:r>
    </w:p>
    <w:p w:rsidR="3575F67A" w:rsidP="001D26FD" w:rsidRDefault="3575F67A" w14:paraId="7CA911FF" w14:textId="302F3BBB">
      <w:pPr>
        <w:spacing w:after="120" w:line="276" w:lineRule="auto"/>
        <w:ind w:left="720"/>
        <w:jc w:val="both"/>
        <w:rPr>
          <w:rFonts w:ascii="Calibri" w:hAnsi="Calibri" w:eastAsia="Calibri" w:cs="Calibri"/>
        </w:rPr>
      </w:pPr>
      <w:r w:rsidRPr="69A39596">
        <w:rPr>
          <w:rFonts w:ascii="Calibri" w:hAnsi="Calibri" w:eastAsia="Calibri" w:cs="Calibri"/>
        </w:rPr>
        <w:t xml:space="preserve"> </w:t>
      </w:r>
    </w:p>
    <w:p w:rsidR="3575F67A" w:rsidP="001D26FD" w:rsidRDefault="3575F67A" w14:paraId="4C52DD70" w14:textId="40A4BFF2">
      <w:pPr>
        <w:spacing w:after="120" w:line="276" w:lineRule="auto"/>
        <w:jc w:val="both"/>
        <w:rPr>
          <w:rFonts w:ascii="Calibri" w:hAnsi="Calibri" w:eastAsia="Calibri" w:cs="Calibri"/>
          <w:b/>
          <w:bCs/>
        </w:rPr>
      </w:pPr>
      <w:r w:rsidRPr="69A39596">
        <w:rPr>
          <w:rFonts w:ascii="Calibri" w:hAnsi="Calibri" w:eastAsia="Calibri" w:cs="Calibri"/>
          <w:b/>
          <w:bCs/>
        </w:rPr>
        <w:t>Day 7 Check</w:t>
      </w:r>
    </w:p>
    <w:p w:rsidR="3575F67A" w:rsidP="001D26FD" w:rsidRDefault="3575F67A" w14:paraId="011F15D2" w14:textId="39BC7A8E">
      <w:pPr>
        <w:spacing w:after="120" w:line="276" w:lineRule="auto"/>
        <w:jc w:val="both"/>
        <w:rPr>
          <w:rFonts w:ascii="Calibri" w:hAnsi="Calibri" w:eastAsia="Calibri" w:cs="Calibri"/>
          <w:b/>
          <w:bCs/>
        </w:rPr>
      </w:pPr>
      <w:r w:rsidRPr="69A39596">
        <w:rPr>
          <w:rFonts w:ascii="Calibri" w:hAnsi="Calibri" w:eastAsia="Calibri" w:cs="Calibri"/>
          <w:b/>
          <w:bCs/>
        </w:rPr>
        <w:t>If SME replied</w:t>
      </w:r>
    </w:p>
    <w:p w:rsidR="3575F67A" w:rsidP="001D26FD" w:rsidRDefault="3575F67A" w14:paraId="449497A5" w14:textId="003C6C08">
      <w:pPr>
        <w:pStyle w:val="ListParagraph"/>
        <w:numPr>
          <w:ilvl w:val="0"/>
          <w:numId w:val="6"/>
        </w:numPr>
        <w:spacing w:after="120" w:line="276" w:lineRule="auto"/>
        <w:jc w:val="both"/>
        <w:rPr>
          <w:rFonts w:ascii="Calibri" w:hAnsi="Calibri" w:eastAsia="Calibri" w:cs="Calibri"/>
          <w:i/>
          <w:iCs/>
        </w:rPr>
      </w:pPr>
      <w:r w:rsidRPr="69A39596">
        <w:rPr>
          <w:rFonts w:ascii="Calibri" w:hAnsi="Calibri" w:eastAsia="Calibri" w:cs="Calibri"/>
        </w:rPr>
        <w:t xml:space="preserve">Agent Reply = </w:t>
      </w:r>
      <w:r w:rsidRPr="69A39596">
        <w:rPr>
          <w:rFonts w:ascii="Calibri" w:hAnsi="Calibri" w:eastAsia="Calibri" w:cs="Calibri"/>
          <w:i/>
          <w:iCs/>
        </w:rPr>
        <w:t>True</w:t>
      </w:r>
    </w:p>
    <w:p w:rsidR="3575F67A" w:rsidP="001D26FD" w:rsidRDefault="3575F67A" w14:paraId="6FE1170C" w14:textId="0056F3B0">
      <w:pPr>
        <w:pStyle w:val="ListParagraph"/>
        <w:numPr>
          <w:ilvl w:val="0"/>
          <w:numId w:val="6"/>
        </w:numPr>
        <w:spacing w:after="120" w:line="276" w:lineRule="auto"/>
        <w:jc w:val="both"/>
        <w:rPr>
          <w:rFonts w:ascii="Calibri" w:hAnsi="Calibri" w:eastAsia="Calibri" w:cs="Calibri"/>
        </w:rPr>
      </w:pPr>
      <w:r w:rsidRPr="69A39596">
        <w:rPr>
          <w:rFonts w:ascii="Calibri" w:hAnsi="Calibri" w:eastAsia="Calibri" w:cs="Calibri"/>
        </w:rPr>
        <w:t>Tracker stopped</w:t>
      </w:r>
    </w:p>
    <w:p w:rsidR="3575F67A" w:rsidP="001D26FD" w:rsidRDefault="3575F67A" w14:paraId="7E4324B0" w14:textId="7EAE84BD">
      <w:pPr>
        <w:pStyle w:val="ListParagraph"/>
        <w:numPr>
          <w:ilvl w:val="0"/>
          <w:numId w:val="6"/>
        </w:numPr>
        <w:spacing w:after="120" w:line="276" w:lineRule="auto"/>
        <w:jc w:val="both"/>
        <w:rPr>
          <w:rFonts w:ascii="Calibri" w:hAnsi="Calibri" w:eastAsia="Calibri" w:cs="Calibri"/>
        </w:rPr>
      </w:pPr>
      <w:r w:rsidRPr="69A39596">
        <w:rPr>
          <w:rFonts w:ascii="Calibri" w:hAnsi="Calibri" w:eastAsia="Calibri" w:cs="Calibri"/>
        </w:rPr>
        <w:t>No further reminders</w:t>
      </w:r>
    </w:p>
    <w:p w:rsidR="3575F67A" w:rsidP="001D26FD" w:rsidRDefault="3575F67A" w14:paraId="6DA607CD" w14:textId="7A6A3629">
      <w:pPr>
        <w:spacing w:after="120" w:line="276" w:lineRule="auto"/>
        <w:jc w:val="both"/>
        <w:rPr>
          <w:rFonts w:ascii="Calibri" w:hAnsi="Calibri" w:eastAsia="Calibri" w:cs="Calibri"/>
          <w:b/>
          <w:bCs/>
        </w:rPr>
      </w:pPr>
      <w:r w:rsidRPr="69A39596">
        <w:rPr>
          <w:rFonts w:ascii="Calibri" w:hAnsi="Calibri" w:eastAsia="Calibri" w:cs="Calibri"/>
          <w:b/>
          <w:bCs/>
        </w:rPr>
        <w:t>If SME did not reply</w:t>
      </w:r>
    </w:p>
    <w:p w:rsidR="3575F67A" w:rsidP="001D26FD" w:rsidRDefault="3575F67A" w14:paraId="107AC668" w14:textId="5EEC6F39">
      <w:pPr>
        <w:pStyle w:val="ListParagraph"/>
        <w:numPr>
          <w:ilvl w:val="0"/>
          <w:numId w:val="5"/>
        </w:numPr>
        <w:spacing w:after="120" w:line="276" w:lineRule="auto"/>
        <w:jc w:val="both"/>
        <w:rPr>
          <w:rFonts w:ascii="Calibri" w:hAnsi="Calibri" w:eastAsia="Calibri" w:cs="Calibri"/>
          <w:i/>
          <w:iCs/>
        </w:rPr>
      </w:pPr>
      <w:r w:rsidRPr="69A39596">
        <w:rPr>
          <w:rFonts w:ascii="Calibri" w:hAnsi="Calibri" w:eastAsia="Calibri" w:cs="Calibri"/>
        </w:rPr>
        <w:t xml:space="preserve">Agent Reply = </w:t>
      </w:r>
      <w:r w:rsidRPr="69A39596">
        <w:rPr>
          <w:rFonts w:ascii="Calibri" w:hAnsi="Calibri" w:eastAsia="Calibri" w:cs="Calibri"/>
          <w:i/>
          <w:iCs/>
        </w:rPr>
        <w:t>False</w:t>
      </w:r>
    </w:p>
    <w:p w:rsidR="3575F67A" w:rsidP="001D26FD" w:rsidRDefault="3575F67A" w14:paraId="28F7054A" w14:textId="210C1ED1">
      <w:pPr>
        <w:pStyle w:val="ListParagraph"/>
        <w:numPr>
          <w:ilvl w:val="0"/>
          <w:numId w:val="5"/>
        </w:numPr>
        <w:spacing w:after="120" w:line="276" w:lineRule="auto"/>
        <w:jc w:val="both"/>
        <w:rPr>
          <w:rFonts w:ascii="Calibri" w:hAnsi="Calibri" w:eastAsia="Calibri" w:cs="Calibri"/>
        </w:rPr>
      </w:pPr>
      <w:r w:rsidRPr="69A39596">
        <w:rPr>
          <w:rFonts w:ascii="Calibri" w:hAnsi="Calibri" w:eastAsia="Calibri" w:cs="Calibri"/>
        </w:rPr>
        <w:t>Final reminder sent via:</w:t>
      </w:r>
    </w:p>
    <w:p w:rsidR="3575F67A" w:rsidP="001D26FD" w:rsidRDefault="3575F67A" w14:paraId="6F6B1312" w14:textId="4FB5FE61">
      <w:pPr>
        <w:pStyle w:val="ListParagraph"/>
        <w:numPr>
          <w:ilvl w:val="1"/>
          <w:numId w:val="5"/>
        </w:numPr>
        <w:spacing w:after="120" w:line="276" w:lineRule="auto"/>
        <w:jc w:val="both"/>
        <w:rPr>
          <w:rFonts w:ascii="Calibri" w:hAnsi="Calibri" w:eastAsia="Calibri" w:cs="Calibri"/>
        </w:rPr>
      </w:pPr>
      <w:r w:rsidRPr="69A39596">
        <w:rPr>
          <w:rFonts w:ascii="Calibri" w:hAnsi="Calibri" w:eastAsia="Calibri" w:cs="Calibri"/>
        </w:rPr>
        <w:t>Teams Notification</w:t>
      </w:r>
    </w:p>
    <w:p w:rsidR="3575F67A" w:rsidP="001D26FD" w:rsidRDefault="3575F67A" w14:paraId="413AFCE5" w14:textId="259F003E">
      <w:pPr>
        <w:pStyle w:val="ListParagraph"/>
        <w:numPr>
          <w:ilvl w:val="1"/>
          <w:numId w:val="5"/>
        </w:numPr>
        <w:spacing w:after="120" w:line="276" w:lineRule="auto"/>
        <w:jc w:val="both"/>
        <w:rPr>
          <w:rFonts w:ascii="Calibri" w:hAnsi="Calibri" w:eastAsia="Calibri" w:cs="Calibri"/>
        </w:rPr>
      </w:pPr>
      <w:r w:rsidRPr="69A39596">
        <w:rPr>
          <w:rFonts w:ascii="Calibri" w:hAnsi="Calibri" w:eastAsia="Calibri" w:cs="Calibri"/>
        </w:rPr>
        <w:t>Email</w:t>
      </w:r>
    </w:p>
    <w:p w:rsidR="3575F67A" w:rsidP="001D26FD" w:rsidRDefault="3575F67A" w14:paraId="04D23C05" w14:textId="19F56562">
      <w:pPr>
        <w:pStyle w:val="ListParagraph"/>
        <w:numPr>
          <w:ilvl w:val="0"/>
          <w:numId w:val="5"/>
        </w:numPr>
        <w:spacing w:after="120" w:line="276" w:lineRule="auto"/>
        <w:jc w:val="both"/>
        <w:rPr>
          <w:rFonts w:ascii="Calibri" w:hAnsi="Calibri" w:eastAsia="Calibri" w:cs="Calibri"/>
        </w:rPr>
      </w:pPr>
      <w:r w:rsidRPr="69A39596">
        <w:rPr>
          <w:rFonts w:ascii="Calibri" w:hAnsi="Calibri" w:eastAsia="Calibri" w:cs="Calibri"/>
        </w:rPr>
        <w:t xml:space="preserve">Tracker closed. No further monitoring. </w:t>
      </w:r>
    </w:p>
    <w:p w:rsidR="3575F67A" w:rsidP="001D26FD" w:rsidRDefault="3575F67A" w14:paraId="2D380140" w14:textId="1AA4026B">
      <w:pPr>
        <w:spacing w:after="120" w:line="276" w:lineRule="auto"/>
        <w:ind w:left="720"/>
        <w:jc w:val="both"/>
        <w:rPr>
          <w:rFonts w:ascii="Calibri" w:hAnsi="Calibri" w:eastAsia="Calibri" w:cs="Calibri"/>
        </w:rPr>
      </w:pPr>
      <w:r w:rsidRPr="69A39596">
        <w:rPr>
          <w:rFonts w:ascii="Calibri" w:hAnsi="Calibri" w:eastAsia="Calibri" w:cs="Calibri"/>
        </w:rPr>
        <w:t xml:space="preserve"> </w:t>
      </w:r>
    </w:p>
    <w:p w:rsidRPr="00A47B3F" w:rsidR="3575F67A" w:rsidP="001D26FD" w:rsidRDefault="3575F67A" w14:paraId="74809A47" w14:textId="099270DE">
      <w:pPr>
        <w:spacing w:after="120" w:line="276" w:lineRule="auto"/>
        <w:jc w:val="both"/>
        <w:rPr>
          <w:rFonts w:ascii="Calibri" w:hAnsi="Calibri" w:eastAsia="Calibri" w:cs="Calibri"/>
          <w:b/>
          <w:bCs/>
          <w:u w:val="single"/>
        </w:rPr>
      </w:pPr>
      <w:r w:rsidRPr="00A47B3F">
        <w:rPr>
          <w:rFonts w:ascii="Calibri" w:hAnsi="Calibri" w:eastAsia="Calibri" w:cs="Calibri"/>
          <w:b/>
          <w:bCs/>
          <w:u w:val="single"/>
        </w:rPr>
        <w:t xml:space="preserve">Scenario 3 — </w:t>
      </w:r>
      <w:r w:rsidR="009D66D7">
        <w:rPr>
          <w:rFonts w:hint="eastAsia" w:ascii="Calibri" w:hAnsi="Calibri" w:cs="Calibri"/>
          <w:b/>
          <w:bCs/>
          <w:u w:val="single"/>
        </w:rPr>
        <w:t>Assigned</w:t>
      </w:r>
      <w:r w:rsidRPr="00A47B3F">
        <w:rPr>
          <w:rFonts w:ascii="Calibri" w:hAnsi="Calibri" w:eastAsia="Calibri" w:cs="Calibri"/>
          <w:b/>
          <w:bCs/>
          <w:u w:val="single"/>
        </w:rPr>
        <w:t xml:space="preserve"> Case to Another </w:t>
      </w:r>
      <w:r w:rsidR="00A47B3F">
        <w:rPr>
          <w:rFonts w:ascii="Calibri" w:hAnsi="Calibri" w:eastAsia="Calibri" w:cs="Calibri"/>
          <w:b/>
          <w:bCs/>
          <w:u w:val="single"/>
        </w:rPr>
        <w:t xml:space="preserve">Non-SME </w:t>
      </w:r>
      <w:r w:rsidRPr="00A47B3F" w:rsidR="1A6B5C6C">
        <w:rPr>
          <w:rFonts w:ascii="Calibri" w:hAnsi="Calibri" w:eastAsia="Calibri" w:cs="Calibri"/>
          <w:b/>
          <w:bCs/>
          <w:u w:val="single"/>
        </w:rPr>
        <w:t>Agent</w:t>
      </w:r>
      <w:r w:rsidRPr="00A47B3F">
        <w:rPr>
          <w:rFonts w:ascii="Calibri" w:hAnsi="Calibri" w:eastAsia="Calibri" w:cs="Calibri"/>
          <w:b/>
          <w:bCs/>
          <w:u w:val="single"/>
        </w:rPr>
        <w:t xml:space="preserve"> (Tracking Required)</w:t>
      </w:r>
    </w:p>
    <w:p w:rsidR="3575F67A" w:rsidP="001D26FD" w:rsidRDefault="3575F67A" w14:paraId="19D8B67A" w14:textId="2DB217B2">
      <w:pPr>
        <w:spacing w:after="120" w:line="276" w:lineRule="auto"/>
        <w:jc w:val="both"/>
        <w:rPr>
          <w:rFonts w:ascii="Calibri" w:hAnsi="Calibri" w:eastAsia="Calibri" w:cs="Calibri"/>
          <w:b/>
          <w:bCs/>
        </w:rPr>
      </w:pPr>
      <w:r w:rsidRPr="69A39596">
        <w:rPr>
          <w:rFonts w:ascii="Calibri" w:hAnsi="Calibri" w:eastAsia="Calibri" w:cs="Calibri"/>
          <w:b/>
          <w:bCs/>
        </w:rPr>
        <w:t>Process</w:t>
      </w:r>
    </w:p>
    <w:p w:rsidR="3575F67A" w:rsidP="001D26FD" w:rsidRDefault="3575F67A" w14:paraId="269237C9" w14:textId="3CA916D7">
      <w:pPr>
        <w:pStyle w:val="ListParagraph"/>
        <w:numPr>
          <w:ilvl w:val="0"/>
          <w:numId w:val="4"/>
        </w:numPr>
        <w:spacing w:after="120" w:line="276" w:lineRule="auto"/>
        <w:jc w:val="both"/>
        <w:rPr>
          <w:rFonts w:ascii="Calibri" w:hAnsi="Calibri" w:eastAsia="Calibri" w:cs="Calibri"/>
        </w:rPr>
      </w:pPr>
      <w:r w:rsidRPr="69A39596">
        <w:rPr>
          <w:rFonts w:ascii="Calibri" w:hAnsi="Calibri" w:eastAsia="Calibri" w:cs="Calibri"/>
        </w:rPr>
        <w:t>Case is assigned to a new agent</w:t>
      </w:r>
    </w:p>
    <w:p w:rsidRPr="00932EA5" w:rsidR="69A39596" w:rsidP="001D26FD" w:rsidRDefault="3575F67A" w14:paraId="61C04E38" w14:textId="0A0A8ABD">
      <w:pPr>
        <w:pStyle w:val="ListParagraph"/>
        <w:numPr>
          <w:ilvl w:val="0"/>
          <w:numId w:val="4"/>
        </w:numPr>
        <w:spacing w:after="120" w:line="276" w:lineRule="auto"/>
        <w:jc w:val="both"/>
        <w:rPr>
          <w:rFonts w:ascii="Calibri" w:hAnsi="Calibri" w:eastAsia="Calibri" w:cs="Calibri"/>
        </w:rPr>
      </w:pPr>
      <w:r w:rsidRPr="69A39596">
        <w:rPr>
          <w:rFonts w:ascii="Calibri" w:hAnsi="Calibri" w:eastAsia="Calibri" w:cs="Calibri"/>
        </w:rPr>
        <w:t>A tracker record is created</w:t>
      </w:r>
    </w:p>
    <w:p w:rsidR="3575F67A" w:rsidP="001D26FD" w:rsidRDefault="3575F67A" w14:paraId="0C30C9EC" w14:textId="495753EF">
      <w:pPr>
        <w:spacing w:after="120" w:line="276" w:lineRule="auto"/>
        <w:jc w:val="both"/>
        <w:rPr>
          <w:rFonts w:ascii="Calibri" w:hAnsi="Calibri" w:eastAsia="Calibri" w:cs="Calibri"/>
          <w:b/>
          <w:bCs/>
        </w:rPr>
      </w:pPr>
      <w:r w:rsidRPr="69A39596">
        <w:rPr>
          <w:rFonts w:ascii="Calibri" w:hAnsi="Calibri" w:eastAsia="Calibri" w:cs="Calibri"/>
          <w:b/>
          <w:bCs/>
        </w:rPr>
        <w:t>Monitoring</w:t>
      </w:r>
    </w:p>
    <w:p w:rsidRPr="00932EA5" w:rsidR="69A39596" w:rsidP="001D26FD" w:rsidRDefault="3575F67A" w14:paraId="6CF65C2D" w14:textId="52674B08">
      <w:pPr>
        <w:pStyle w:val="ListParagraph"/>
        <w:numPr>
          <w:ilvl w:val="0"/>
          <w:numId w:val="3"/>
        </w:numPr>
        <w:spacing w:after="120" w:line="276" w:lineRule="auto"/>
        <w:jc w:val="both"/>
        <w:rPr>
          <w:rFonts w:ascii="Calibri" w:hAnsi="Calibri" w:eastAsia="Calibri" w:cs="Calibri"/>
        </w:rPr>
      </w:pPr>
      <w:r w:rsidRPr="69A39596">
        <w:rPr>
          <w:rFonts w:ascii="Calibri" w:hAnsi="Calibri" w:eastAsia="Calibri" w:cs="Calibri"/>
        </w:rPr>
        <w:t>Power Automate checks if the agent responds the case.</w:t>
      </w:r>
    </w:p>
    <w:p w:rsidR="3575F67A" w:rsidP="001D26FD" w:rsidRDefault="3575F67A" w14:paraId="003E465E" w14:textId="07C4ABF1">
      <w:pPr>
        <w:spacing w:after="120" w:line="276" w:lineRule="auto"/>
        <w:jc w:val="both"/>
        <w:rPr>
          <w:rFonts w:ascii="Calibri" w:hAnsi="Calibri" w:eastAsia="Calibri" w:cs="Calibri"/>
          <w:b/>
          <w:bCs/>
        </w:rPr>
      </w:pPr>
      <w:r w:rsidRPr="69A39596">
        <w:rPr>
          <w:rFonts w:ascii="Calibri" w:hAnsi="Calibri" w:eastAsia="Calibri" w:cs="Calibri"/>
          <w:b/>
          <w:bCs/>
        </w:rPr>
        <w:t>If no activity detected</w:t>
      </w:r>
    </w:p>
    <w:p w:rsidR="3575F67A" w:rsidP="001D26FD" w:rsidRDefault="3575F67A" w14:paraId="27EDB7ED" w14:textId="18DBB03A">
      <w:pPr>
        <w:pStyle w:val="ListParagraph"/>
        <w:numPr>
          <w:ilvl w:val="0"/>
          <w:numId w:val="2"/>
        </w:numPr>
        <w:spacing w:after="120" w:line="276" w:lineRule="auto"/>
        <w:jc w:val="both"/>
        <w:rPr>
          <w:rFonts w:ascii="Calibri" w:hAnsi="Calibri" w:eastAsia="Calibri" w:cs="Calibri"/>
        </w:rPr>
      </w:pPr>
      <w:r w:rsidRPr="69A39596">
        <w:rPr>
          <w:rFonts w:ascii="Calibri" w:hAnsi="Calibri" w:eastAsia="Calibri" w:cs="Calibri"/>
        </w:rPr>
        <w:t>Reminder sent via Microsoft Teams notification</w:t>
      </w:r>
    </w:p>
    <w:p w:rsidR="3575F67A" w:rsidP="001D26FD" w:rsidRDefault="3575F67A" w14:paraId="30EF6EAC" w14:textId="2D8F2EC8">
      <w:pPr>
        <w:spacing w:after="120" w:line="276" w:lineRule="auto"/>
        <w:ind w:left="720"/>
        <w:jc w:val="both"/>
        <w:rPr>
          <w:rFonts w:ascii="Calibri" w:hAnsi="Calibri" w:eastAsia="Calibri" w:cs="Calibri"/>
        </w:rPr>
      </w:pPr>
      <w:r w:rsidRPr="69A39596">
        <w:rPr>
          <w:rFonts w:ascii="Calibri" w:hAnsi="Calibri" w:eastAsia="Calibri" w:cs="Calibri"/>
        </w:rPr>
        <w:t xml:space="preserve"> </w:t>
      </w:r>
    </w:p>
    <w:p w:rsidRPr="00A47B3F" w:rsidR="3575F67A" w:rsidP="001D26FD" w:rsidRDefault="3575F67A" w14:paraId="25608163" w14:textId="60B0AC18">
      <w:pPr>
        <w:spacing w:after="120" w:line="276" w:lineRule="auto"/>
        <w:jc w:val="both"/>
        <w:rPr>
          <w:rFonts w:ascii="Calibri" w:hAnsi="Calibri" w:eastAsia="Calibri" w:cs="Calibri"/>
          <w:b/>
          <w:u w:val="single"/>
        </w:rPr>
      </w:pPr>
      <w:r w:rsidRPr="00A47B3F">
        <w:rPr>
          <w:rFonts w:ascii="Calibri" w:hAnsi="Calibri" w:eastAsia="Calibri" w:cs="Calibri"/>
          <w:b/>
          <w:bCs/>
          <w:u w:val="single"/>
        </w:rPr>
        <w:t xml:space="preserve">Scenario 4 — </w:t>
      </w:r>
      <w:r w:rsidR="001C2B0F">
        <w:rPr>
          <w:rFonts w:hint="eastAsia" w:ascii="Calibri" w:hAnsi="Calibri" w:cs="Calibri"/>
          <w:b/>
          <w:bCs/>
          <w:u w:val="single"/>
        </w:rPr>
        <w:t>Email</w:t>
      </w:r>
      <w:r w:rsidRPr="00A47B3F">
        <w:rPr>
          <w:rFonts w:ascii="Calibri" w:hAnsi="Calibri" w:eastAsia="Calibri" w:cs="Calibri"/>
          <w:b/>
          <w:bCs/>
          <w:u w:val="single"/>
        </w:rPr>
        <w:t xml:space="preserve"> Without Tracking</w:t>
      </w:r>
      <w:r w:rsidR="00457569">
        <w:rPr>
          <w:rFonts w:hint="eastAsia" w:ascii="Calibri" w:hAnsi="Calibri" w:cs="Calibri"/>
          <w:b/>
          <w:bCs/>
          <w:u w:val="single"/>
        </w:rPr>
        <w:t xml:space="preserve"> required</w:t>
      </w:r>
    </w:p>
    <w:p w:rsidR="3575F67A" w:rsidP="001D26FD" w:rsidRDefault="3575F67A" w14:paraId="082B31D0" w14:textId="0DF8C90E">
      <w:pPr>
        <w:spacing w:after="120" w:line="276" w:lineRule="auto"/>
        <w:jc w:val="both"/>
        <w:rPr>
          <w:rFonts w:ascii="Calibri" w:hAnsi="Calibri" w:eastAsia="Calibri" w:cs="Calibri"/>
        </w:rPr>
      </w:pPr>
      <w:r w:rsidRPr="69A39596">
        <w:rPr>
          <w:rFonts w:ascii="Calibri" w:hAnsi="Calibri" w:eastAsia="Calibri" w:cs="Calibri"/>
        </w:rPr>
        <w:t>If tracking is not required:</w:t>
      </w:r>
    </w:p>
    <w:p w:rsidR="3575F67A" w:rsidP="001D26FD" w:rsidRDefault="3575F67A" w14:paraId="2887E0B4" w14:textId="520266BE">
      <w:pPr>
        <w:pStyle w:val="ListParagraph"/>
        <w:numPr>
          <w:ilvl w:val="0"/>
          <w:numId w:val="1"/>
        </w:numPr>
        <w:spacing w:after="120" w:line="276" w:lineRule="auto"/>
        <w:jc w:val="both"/>
        <w:rPr>
          <w:rFonts w:ascii="Calibri" w:hAnsi="Calibri" w:eastAsia="Calibri" w:cs="Calibri"/>
        </w:rPr>
      </w:pPr>
      <w:r w:rsidRPr="69A39596">
        <w:rPr>
          <w:rFonts w:ascii="Calibri" w:hAnsi="Calibri" w:eastAsia="Calibri" w:cs="Calibri"/>
        </w:rPr>
        <w:t>Email is sent normally</w:t>
      </w:r>
    </w:p>
    <w:p w:rsidR="3575F67A" w:rsidP="001D26FD" w:rsidRDefault="3575F67A" w14:paraId="13C5DA9E" w14:textId="51ECC90B">
      <w:pPr>
        <w:pStyle w:val="ListParagraph"/>
        <w:numPr>
          <w:ilvl w:val="0"/>
          <w:numId w:val="1"/>
        </w:numPr>
        <w:spacing w:after="120" w:line="276" w:lineRule="auto"/>
        <w:jc w:val="both"/>
        <w:rPr>
          <w:rFonts w:ascii="Calibri" w:hAnsi="Calibri" w:eastAsia="Calibri" w:cs="Calibri"/>
        </w:rPr>
      </w:pPr>
      <w:r w:rsidRPr="69A39596">
        <w:rPr>
          <w:rFonts w:ascii="Calibri" w:hAnsi="Calibri" w:eastAsia="Calibri" w:cs="Calibri"/>
        </w:rPr>
        <w:t>No tracker record is created</w:t>
      </w:r>
    </w:p>
    <w:p w:rsidR="3575F67A" w:rsidP="001D26FD" w:rsidRDefault="3575F67A" w14:paraId="0719FD54" w14:textId="635675A1">
      <w:pPr>
        <w:pStyle w:val="ListParagraph"/>
        <w:numPr>
          <w:ilvl w:val="0"/>
          <w:numId w:val="1"/>
        </w:numPr>
        <w:spacing w:after="120" w:line="276" w:lineRule="auto"/>
        <w:jc w:val="both"/>
        <w:rPr>
          <w:rFonts w:ascii="Calibri" w:hAnsi="Calibri" w:eastAsia="Calibri" w:cs="Calibri"/>
        </w:rPr>
      </w:pPr>
      <w:r w:rsidRPr="69A39596">
        <w:rPr>
          <w:rFonts w:ascii="Calibri" w:hAnsi="Calibri" w:eastAsia="Calibri" w:cs="Calibri"/>
        </w:rPr>
        <w:t>No reminders or monitoring in Day 3/7</w:t>
      </w:r>
    </w:p>
    <w:p w:rsidRPr="001A6861" w:rsidR="00421A5A" w:rsidP="007C6C3F" w:rsidRDefault="00F302FA" w14:paraId="10AAE318" w14:textId="3B411D2E">
      <w:pPr>
        <w:pStyle w:val="Heading2"/>
        <w:spacing w:before="0" w:after="120" w:line="240" w:lineRule="auto"/>
        <w:jc w:val="both"/>
        <w:rPr>
          <w:rFonts w:ascii="Calibri" w:hAnsi="Calibri" w:cs="Calibri"/>
        </w:rPr>
      </w:pPr>
      <w:bookmarkStart w:name="_Toc225287842" w:id="121"/>
      <w:r w:rsidRPr="001A6861">
        <w:rPr>
          <w:rFonts w:ascii="Calibri" w:hAnsi="Calibri" w:cs="Calibri"/>
        </w:rPr>
        <w:t>C</w:t>
      </w:r>
      <w:r w:rsidRPr="001A6861" w:rsidR="00101B6D">
        <w:rPr>
          <w:rFonts w:ascii="Calibri" w:hAnsi="Calibri" w:cs="Calibri"/>
        </w:rPr>
        <w:t>M</w:t>
      </w:r>
      <w:r w:rsidRPr="001A6861">
        <w:rPr>
          <w:rFonts w:ascii="Calibri" w:hAnsi="Calibri" w:cs="Calibri"/>
        </w:rPr>
        <w:t xml:space="preserve">-03 – </w:t>
      </w:r>
      <w:r w:rsidRPr="001A6861" w:rsidR="009A0A32">
        <w:rPr>
          <w:rFonts w:ascii="Calibri" w:hAnsi="Calibri" w:cs="Calibri"/>
        </w:rPr>
        <w:t>Post-Resolution Reply Detection</w:t>
      </w:r>
      <w:bookmarkEnd w:id="121"/>
    </w:p>
    <w:p w:rsidRPr="001A6861" w:rsidR="00C951F6" w:rsidP="007C6C3F" w:rsidRDefault="00C951F6" w14:paraId="42319314" w14:textId="21C0CFA2">
      <w:pPr>
        <w:pStyle w:val="Heading3"/>
        <w:spacing w:before="0" w:after="120"/>
        <w:jc w:val="both"/>
        <w:rPr>
          <w:rFonts w:ascii="Calibri" w:hAnsi="Calibri" w:cs="Calibri"/>
        </w:rPr>
      </w:pPr>
      <w:bookmarkStart w:name="_Toc225287843" w:id="122"/>
      <w:r w:rsidRPr="001A6861">
        <w:rPr>
          <w:rFonts w:ascii="Calibri" w:hAnsi="Calibri" w:cs="Calibri"/>
        </w:rPr>
        <w:t>Feature Overview</w:t>
      </w:r>
      <w:bookmarkEnd w:id="122"/>
    </w:p>
    <w:p w:rsidR="00FF6B2C" w:rsidP="00131ABA" w:rsidRDefault="00421A5A" w14:paraId="229CFEBD" w14:textId="77777777">
      <w:pPr>
        <w:spacing w:after="120"/>
        <w:contextualSpacing/>
        <w:jc w:val="both"/>
        <w:rPr>
          <w:rFonts w:ascii="Calibri" w:hAnsi="Calibri" w:cs="Calibri"/>
          <w:b/>
          <w:bCs/>
        </w:rPr>
      </w:pPr>
      <w:r w:rsidRPr="001A6861">
        <w:rPr>
          <w:rFonts w:ascii="Calibri" w:hAnsi="Calibri" w:cs="Calibri"/>
          <w:b/>
          <w:bCs/>
        </w:rPr>
        <w:t>Problem</w:t>
      </w:r>
    </w:p>
    <w:p w:rsidRPr="00131ABA" w:rsidR="00131ABA" w:rsidP="00131ABA" w:rsidRDefault="00B94AEE" w14:paraId="3C7BC3E2" w14:textId="5E6E5D3E">
      <w:pPr>
        <w:spacing w:after="120"/>
        <w:contextualSpacing/>
        <w:jc w:val="both"/>
        <w:rPr>
          <w:rFonts w:ascii="Calibri" w:hAnsi="Calibri" w:cs="Calibri"/>
        </w:rPr>
      </w:pPr>
      <w:r w:rsidRPr="001A6861">
        <w:rPr>
          <w:rFonts w:ascii="Calibri" w:hAnsi="Calibri" w:cs="Calibri"/>
        </w:rPr>
        <w:t>Patient’s replies received after a case is marked resolved may go unnoticed, resulting in missed follow-ups.</w:t>
      </w:r>
      <w:r w:rsidR="00131ABA">
        <w:rPr>
          <w:rFonts w:ascii="Calibri" w:hAnsi="Calibri" w:cs="Calibri"/>
        </w:rPr>
        <w:t xml:space="preserve"> </w:t>
      </w:r>
      <w:r w:rsidR="00753278">
        <w:rPr>
          <w:rFonts w:ascii="Calibri" w:hAnsi="Calibri" w:cs="Calibri"/>
        </w:rPr>
        <w:t xml:space="preserve">Currently, </w:t>
      </w:r>
      <w:r w:rsidRPr="00131ABA" w:rsidR="00131ABA">
        <w:rPr>
          <w:rFonts w:ascii="Calibri" w:hAnsi="Calibri" w:cs="Calibri"/>
        </w:rPr>
        <w:t>agents must manually monitor the email inbox and locate the corresponding case in the Case Management System</w:t>
      </w:r>
      <w:r w:rsidR="00753278">
        <w:rPr>
          <w:rFonts w:ascii="Calibri" w:hAnsi="Calibri" w:cs="Calibri"/>
        </w:rPr>
        <w:t xml:space="preserve"> in order to mitigate the risk</w:t>
      </w:r>
      <w:r w:rsidRPr="00131ABA" w:rsidR="00131ABA">
        <w:rPr>
          <w:rFonts w:ascii="Calibri" w:hAnsi="Calibri" w:cs="Calibri"/>
        </w:rPr>
        <w:t>.</w:t>
      </w:r>
    </w:p>
    <w:p w:rsidRPr="001A6861" w:rsidR="000A0D06" w:rsidP="007C6C3F" w:rsidRDefault="000A0D06" w14:paraId="4DD233CA" w14:textId="77777777">
      <w:pPr>
        <w:spacing w:after="120" w:line="240" w:lineRule="auto"/>
        <w:contextualSpacing/>
        <w:jc w:val="both"/>
        <w:rPr>
          <w:rFonts w:ascii="Calibri" w:hAnsi="Calibri" w:cs="Calibri"/>
        </w:rPr>
      </w:pPr>
    </w:p>
    <w:p w:rsidRPr="001A6861" w:rsidR="00426095" w:rsidP="007C6C3F" w:rsidRDefault="00421A5A" w14:paraId="2B3AD9E4" w14:textId="4AD209E5">
      <w:pPr>
        <w:spacing w:after="120"/>
        <w:contextualSpacing/>
        <w:rPr>
          <w:rFonts w:ascii="Calibri" w:hAnsi="Calibri" w:cs="Calibri"/>
          <w:b/>
          <w:bCs/>
        </w:rPr>
      </w:pPr>
      <w:r w:rsidRPr="001A6861">
        <w:rPr>
          <w:rFonts w:ascii="Calibri" w:hAnsi="Calibri" w:cs="Calibri"/>
          <w:b/>
          <w:bCs/>
        </w:rPr>
        <w:t>Proposed Solution</w:t>
      </w:r>
    </w:p>
    <w:p w:rsidRPr="001A6861" w:rsidR="004904DF" w:rsidP="007C6C3F" w:rsidRDefault="00041FE5" w14:paraId="13AE7EF6" w14:textId="77777777">
      <w:pPr>
        <w:spacing w:after="120" w:line="240" w:lineRule="auto"/>
        <w:contextualSpacing/>
        <w:jc w:val="both"/>
        <w:rPr>
          <w:rFonts w:ascii="Calibri" w:hAnsi="Calibri" w:cs="Calibri"/>
        </w:rPr>
      </w:pPr>
      <w:r w:rsidRPr="001A6861">
        <w:rPr>
          <w:rFonts w:ascii="Calibri" w:hAnsi="Calibri" w:cs="Calibri"/>
        </w:rPr>
        <w:t>Automatically detect post-resolution replies and notify responsible parties or reopen the case.</w:t>
      </w:r>
    </w:p>
    <w:p w:rsidRPr="001A6861" w:rsidR="004904DF" w:rsidP="007C6C3F" w:rsidRDefault="004904DF" w14:paraId="2141E662" w14:textId="77777777">
      <w:pPr>
        <w:spacing w:after="120" w:line="240" w:lineRule="auto"/>
        <w:contextualSpacing/>
        <w:jc w:val="both"/>
        <w:rPr>
          <w:rFonts w:ascii="Calibri" w:hAnsi="Calibri" w:cs="Calibri"/>
        </w:rPr>
      </w:pPr>
    </w:p>
    <w:p w:rsidRPr="001A6861" w:rsidR="003B3C80" w:rsidP="007C6C3F" w:rsidRDefault="003B3C80" w14:paraId="6260FC36" w14:textId="28495B57">
      <w:pPr>
        <w:spacing w:after="120" w:line="240" w:lineRule="auto"/>
        <w:contextualSpacing/>
        <w:jc w:val="both"/>
        <w:rPr>
          <w:rFonts w:ascii="Calibri" w:hAnsi="Calibri" w:cs="Calibri"/>
        </w:rPr>
      </w:pPr>
      <w:r w:rsidRPr="001A6861">
        <w:rPr>
          <w:rFonts w:ascii="Calibri" w:hAnsi="Calibri" w:cs="Calibri"/>
        </w:rPr>
        <w:t>Power Automate continuously monitors inbound mailbox and validates case status.</w:t>
      </w:r>
    </w:p>
    <w:p w:rsidRPr="001A6861" w:rsidR="00A40CA2" w:rsidP="00C77D57" w:rsidRDefault="00A40CA2" w14:paraId="12C9E04B" w14:textId="4DC9C85C">
      <w:pPr>
        <w:numPr>
          <w:ilvl w:val="0"/>
          <w:numId w:val="17"/>
        </w:numPr>
        <w:spacing w:after="120" w:line="240" w:lineRule="auto"/>
        <w:contextualSpacing/>
        <w:jc w:val="both"/>
        <w:rPr>
          <w:rFonts w:ascii="Calibri" w:hAnsi="Calibri" w:cs="Calibri"/>
        </w:rPr>
      </w:pPr>
      <w:r w:rsidRPr="001A6861">
        <w:rPr>
          <w:rFonts w:ascii="Calibri" w:hAnsi="Calibri" w:cs="Calibri"/>
        </w:rPr>
        <w:t>Continuous mailbox monitoring via Power Automate</w:t>
      </w:r>
    </w:p>
    <w:p w:rsidRPr="001A6861" w:rsidR="00A40CA2" w:rsidP="00C77D57" w:rsidRDefault="00A40CA2" w14:paraId="6F5DCCB5" w14:textId="77777777">
      <w:pPr>
        <w:numPr>
          <w:ilvl w:val="0"/>
          <w:numId w:val="17"/>
        </w:numPr>
        <w:spacing w:after="120" w:line="240" w:lineRule="auto"/>
        <w:contextualSpacing/>
        <w:jc w:val="both"/>
        <w:rPr>
          <w:rFonts w:ascii="Calibri" w:hAnsi="Calibri" w:cs="Calibri"/>
        </w:rPr>
      </w:pPr>
      <w:r w:rsidRPr="001A6861">
        <w:rPr>
          <w:rFonts w:ascii="Calibri" w:hAnsi="Calibri" w:cs="Calibri"/>
        </w:rPr>
        <w:t>Detection of incoming emails linked to resolved cases</w:t>
      </w:r>
    </w:p>
    <w:p w:rsidRPr="001A6861" w:rsidR="00A40CA2" w:rsidP="00C77D57" w:rsidRDefault="00A40CA2" w14:paraId="2CED8D87" w14:textId="77777777">
      <w:pPr>
        <w:numPr>
          <w:ilvl w:val="0"/>
          <w:numId w:val="17"/>
        </w:numPr>
        <w:spacing w:after="120" w:line="240" w:lineRule="auto"/>
        <w:contextualSpacing/>
        <w:jc w:val="both"/>
        <w:rPr>
          <w:rFonts w:ascii="Calibri" w:hAnsi="Calibri" w:cs="Calibri"/>
        </w:rPr>
      </w:pPr>
      <w:r w:rsidRPr="001A6861">
        <w:rPr>
          <w:rFonts w:ascii="Calibri" w:hAnsi="Calibri" w:cs="Calibri"/>
        </w:rPr>
        <w:t>Automated notification and optional case reopening</w:t>
      </w:r>
    </w:p>
    <w:p w:rsidRPr="001A6861" w:rsidR="00421A5A" w:rsidP="00C77D57" w:rsidRDefault="00421A5A" w14:paraId="261DDB8D" w14:textId="77777777">
      <w:pPr>
        <w:numPr>
          <w:ilvl w:val="0"/>
          <w:numId w:val="17"/>
        </w:numPr>
        <w:spacing w:after="120" w:line="240" w:lineRule="auto"/>
        <w:jc w:val="both"/>
        <w:rPr>
          <w:rFonts w:ascii="Calibri" w:hAnsi="Calibri" w:cs="Calibri"/>
        </w:rPr>
      </w:pPr>
      <w:r w:rsidRPr="001A6861">
        <w:rPr>
          <w:rFonts w:ascii="Calibri" w:hAnsi="Calibri" w:cs="Calibri"/>
        </w:rPr>
        <w:t>If email received for resolved case:</w:t>
      </w:r>
    </w:p>
    <w:p w:rsidRPr="001A6861" w:rsidR="00421A5A" w:rsidP="00C77D57" w:rsidRDefault="00421A5A" w14:paraId="627C7B86" w14:textId="77777777">
      <w:pPr>
        <w:numPr>
          <w:ilvl w:val="1"/>
          <w:numId w:val="17"/>
        </w:numPr>
        <w:spacing w:after="120" w:line="240" w:lineRule="auto"/>
        <w:ind w:left="1434" w:hanging="357"/>
        <w:contextualSpacing/>
        <w:jc w:val="both"/>
        <w:rPr>
          <w:rFonts w:ascii="Calibri" w:hAnsi="Calibri" w:cs="Calibri"/>
        </w:rPr>
      </w:pPr>
      <w:r w:rsidRPr="001A6861">
        <w:rPr>
          <w:rFonts w:ascii="Calibri" w:hAnsi="Calibri" w:cs="Calibri"/>
        </w:rPr>
        <w:t>Alert assigned agent</w:t>
      </w:r>
    </w:p>
    <w:p w:rsidRPr="001A6861" w:rsidR="00421A5A" w:rsidP="00C77D57" w:rsidRDefault="00421A5A" w14:paraId="5C9BB292" w14:textId="77777777">
      <w:pPr>
        <w:numPr>
          <w:ilvl w:val="1"/>
          <w:numId w:val="17"/>
        </w:numPr>
        <w:spacing w:after="120" w:line="240" w:lineRule="auto"/>
        <w:ind w:left="1434" w:hanging="357"/>
        <w:contextualSpacing/>
        <w:jc w:val="both"/>
        <w:rPr>
          <w:rFonts w:ascii="Calibri" w:hAnsi="Calibri" w:cs="Calibri"/>
        </w:rPr>
      </w:pPr>
      <w:r w:rsidRPr="001A6861">
        <w:rPr>
          <w:rFonts w:ascii="Calibri" w:hAnsi="Calibri" w:cs="Calibri"/>
        </w:rPr>
        <w:t>Notify manager</w:t>
      </w:r>
    </w:p>
    <w:p w:rsidRPr="001A6861" w:rsidR="00426095" w:rsidP="00C77D57" w:rsidRDefault="00421A5A" w14:paraId="5ECACE67" w14:textId="4AAC9F6C">
      <w:pPr>
        <w:numPr>
          <w:ilvl w:val="1"/>
          <w:numId w:val="17"/>
        </w:numPr>
        <w:spacing w:after="120" w:line="240" w:lineRule="auto"/>
        <w:ind w:left="1434" w:hanging="357"/>
        <w:contextualSpacing/>
        <w:jc w:val="both"/>
        <w:rPr>
          <w:rFonts w:ascii="Calibri" w:hAnsi="Calibri" w:cs="Calibri"/>
        </w:rPr>
      </w:pPr>
      <w:r w:rsidRPr="001A6861">
        <w:rPr>
          <w:rFonts w:ascii="Calibri" w:hAnsi="Calibri" w:cs="Calibri"/>
        </w:rPr>
        <w:t>Option to reopen case automatically</w:t>
      </w:r>
    </w:p>
    <w:p w:rsidR="005035D4" w:rsidRDefault="005035D4" w14:paraId="30E7CB95" w14:textId="26FAF0D1">
      <w:pPr>
        <w:rPr>
          <w:rFonts w:ascii="Calibri" w:hAnsi="Calibri" w:cs="Calibri" w:eastAsiaTheme="majorEastAsia"/>
          <w:color w:val="0F4761" w:themeColor="accent1" w:themeShade="BF"/>
          <w:sz w:val="28"/>
          <w:szCs w:val="28"/>
        </w:rPr>
      </w:pPr>
    </w:p>
    <w:p w:rsidRPr="001A6861" w:rsidR="00421A5A" w:rsidP="007C6C3F" w:rsidRDefault="00AB5077" w14:paraId="19D3A694" w14:textId="18CDF975">
      <w:pPr>
        <w:pStyle w:val="Heading3"/>
        <w:spacing w:before="0" w:after="120"/>
        <w:jc w:val="both"/>
        <w:rPr>
          <w:rFonts w:ascii="Calibri" w:hAnsi="Calibri" w:cs="Calibri"/>
        </w:rPr>
      </w:pPr>
      <w:bookmarkStart w:name="_Toc225287844" w:id="123"/>
      <w:r w:rsidRPr="001A6861">
        <w:rPr>
          <w:rFonts w:ascii="Calibri" w:hAnsi="Calibri" w:cs="Calibri"/>
        </w:rPr>
        <w:t>High-Lev</w:t>
      </w:r>
      <w:r w:rsidRPr="001A6861" w:rsidR="00BA3476">
        <w:rPr>
          <w:rFonts w:ascii="Calibri" w:hAnsi="Calibri" w:cs="Calibri"/>
        </w:rPr>
        <w:t>el</w:t>
      </w:r>
      <w:r w:rsidRPr="001A6861" w:rsidR="00707D66">
        <w:rPr>
          <w:rFonts w:ascii="Calibri" w:hAnsi="Calibri" w:cs="Calibri"/>
        </w:rPr>
        <w:t xml:space="preserve"> </w:t>
      </w:r>
      <w:r w:rsidRPr="001A6861" w:rsidR="009C05AA">
        <w:rPr>
          <w:rFonts w:ascii="Calibri" w:hAnsi="Calibri" w:cs="Calibri"/>
        </w:rPr>
        <w:t xml:space="preserve">Process </w:t>
      </w:r>
      <w:r w:rsidRPr="001A6861" w:rsidR="00421A5A">
        <w:rPr>
          <w:rFonts w:ascii="Calibri" w:hAnsi="Calibri" w:cs="Calibri"/>
        </w:rPr>
        <w:t>Flow</w:t>
      </w:r>
      <w:bookmarkEnd w:id="123"/>
    </w:p>
    <w:p w:rsidRPr="001A6861" w:rsidR="009C05AA" w:rsidP="001C3046" w:rsidRDefault="009C05AA" w14:paraId="470DE4E4" w14:textId="0FC683F1">
      <w:pPr>
        <w:pStyle w:val="ListParagraph"/>
        <w:numPr>
          <w:ilvl w:val="0"/>
          <w:numId w:val="35"/>
        </w:numPr>
        <w:spacing w:after="120"/>
        <w:jc w:val="both"/>
        <w:rPr>
          <w:rFonts w:ascii="Calibri" w:hAnsi="Calibri" w:cs="Calibri"/>
        </w:rPr>
      </w:pPr>
      <w:r w:rsidRPr="00D90FC0">
        <w:rPr>
          <w:rFonts w:ascii="Calibri" w:hAnsi="Calibri" w:cs="Calibri"/>
          <w:b/>
          <w:bCs/>
        </w:rPr>
        <w:t>Incoming email detected</w:t>
      </w:r>
      <w:r w:rsidR="00155D42">
        <w:rPr>
          <w:rFonts w:ascii="Calibri" w:hAnsi="Calibri" w:cs="Calibri"/>
        </w:rPr>
        <w:t xml:space="preserve"> </w:t>
      </w:r>
      <w:r w:rsidR="00DD2434">
        <w:rPr>
          <w:rFonts w:ascii="Calibri" w:hAnsi="Calibri" w:cs="Calibri"/>
        </w:rPr>
        <w:t xml:space="preserve">– </w:t>
      </w:r>
      <w:r w:rsidRPr="00155D42" w:rsidR="00155D42">
        <w:rPr>
          <w:rFonts w:ascii="Calibri" w:hAnsi="Calibri" w:cs="Calibri"/>
        </w:rPr>
        <w:t>Power Automate monitors the mailbox for all new messages.</w:t>
      </w:r>
    </w:p>
    <w:p w:rsidRPr="001A6861" w:rsidR="009C05AA" w:rsidP="001C3046" w:rsidRDefault="009C05AA" w14:paraId="7B12E75A" w14:textId="2ACFAD83">
      <w:pPr>
        <w:pStyle w:val="ListParagraph"/>
        <w:numPr>
          <w:ilvl w:val="0"/>
          <w:numId w:val="35"/>
        </w:numPr>
        <w:spacing w:after="120"/>
        <w:jc w:val="both"/>
        <w:rPr>
          <w:rFonts w:ascii="Calibri" w:hAnsi="Calibri" w:cs="Calibri"/>
        </w:rPr>
      </w:pPr>
      <w:r w:rsidRPr="00D90FC0">
        <w:rPr>
          <w:rFonts w:ascii="Calibri" w:hAnsi="Calibri" w:cs="Calibri"/>
          <w:b/>
          <w:bCs/>
        </w:rPr>
        <w:t>Case matched</w:t>
      </w:r>
      <w:r w:rsidR="00DD2434">
        <w:rPr>
          <w:rFonts w:ascii="Calibri" w:hAnsi="Calibri" w:cs="Calibri"/>
        </w:rPr>
        <w:t xml:space="preserve"> </w:t>
      </w:r>
      <w:r w:rsidRPr="00DD2434" w:rsidR="00DD2434">
        <w:rPr>
          <w:rFonts w:ascii="Calibri" w:hAnsi="Calibri" w:cs="Calibri"/>
        </w:rPr>
        <w:t>– The system matches the email to the corresponding case in Dynamics 365.</w:t>
      </w:r>
    </w:p>
    <w:p w:rsidR="00D90FC0" w:rsidP="001C3046" w:rsidRDefault="00D90FC0" w14:paraId="63FFD2E8" w14:textId="77777777">
      <w:pPr>
        <w:pStyle w:val="ListParagraph"/>
        <w:numPr>
          <w:ilvl w:val="0"/>
          <w:numId w:val="35"/>
        </w:numPr>
        <w:spacing w:after="120"/>
        <w:rPr>
          <w:rFonts w:ascii="Calibri" w:hAnsi="Calibri" w:cs="Calibri"/>
        </w:rPr>
      </w:pPr>
      <w:r w:rsidRPr="00D90FC0">
        <w:rPr>
          <w:rFonts w:ascii="Calibri" w:hAnsi="Calibri" w:cs="Calibri"/>
          <w:b/>
          <w:bCs/>
        </w:rPr>
        <w:t>Post-resolution check</w:t>
      </w:r>
      <w:r w:rsidRPr="00D90FC0">
        <w:rPr>
          <w:rFonts w:ascii="Calibri" w:hAnsi="Calibri" w:cs="Calibri"/>
        </w:rPr>
        <w:t xml:space="preserve"> – If the case status is </w:t>
      </w:r>
      <w:r w:rsidRPr="00D90FC0">
        <w:rPr>
          <w:rFonts w:ascii="Calibri" w:hAnsi="Calibri" w:cs="Calibri"/>
          <w:b/>
          <w:bCs/>
        </w:rPr>
        <w:t>Resolved</w:t>
      </w:r>
      <w:r w:rsidRPr="00D90FC0">
        <w:rPr>
          <w:rFonts w:ascii="Calibri" w:hAnsi="Calibri" w:cs="Calibri"/>
        </w:rPr>
        <w:t>:</w:t>
      </w:r>
    </w:p>
    <w:p w:rsidR="00210C28" w:rsidP="001C3046" w:rsidRDefault="00210C28" w14:paraId="021BAF41" w14:textId="4532E2C6">
      <w:pPr>
        <w:pStyle w:val="ListParagraph"/>
        <w:numPr>
          <w:ilvl w:val="1"/>
          <w:numId w:val="35"/>
        </w:numPr>
        <w:spacing w:after="120"/>
        <w:ind w:left="1443"/>
        <w:rPr>
          <w:rFonts w:ascii="Calibri" w:hAnsi="Calibri" w:cs="Calibri"/>
        </w:rPr>
      </w:pPr>
      <w:r>
        <w:rPr>
          <w:rFonts w:ascii="Calibri" w:hAnsi="Calibri" w:cs="Calibri"/>
        </w:rPr>
        <w:t>N</w:t>
      </w:r>
      <w:commentRangeStart w:id="124"/>
      <w:commentRangeStart w:id="125"/>
      <w:r w:rsidRPr="001A6861" w:rsidR="009C05AA">
        <w:rPr>
          <w:rFonts w:ascii="Calibri" w:hAnsi="Calibri" w:cs="Calibri"/>
        </w:rPr>
        <w:t xml:space="preserve">otify </w:t>
      </w:r>
      <w:commentRangeEnd w:id="124"/>
      <w:r w:rsidR="00432880">
        <w:rPr>
          <w:rStyle w:val="CommentReference"/>
          <w:rFonts w:ascii="Calibri" w:hAnsi="Calibri" w:cs="Calibri"/>
          <w:sz w:val="24"/>
          <w:szCs w:val="24"/>
        </w:rPr>
        <w:commentReference w:id="124"/>
      </w:r>
      <w:commentRangeEnd w:id="125"/>
      <w:r>
        <w:rPr>
          <w:rStyle w:val="CommentReference"/>
        </w:rPr>
        <w:commentReference w:id="125"/>
      </w:r>
      <w:r w:rsidR="008E0FEC">
        <w:rPr>
          <w:rFonts w:ascii="Calibri" w:hAnsi="Calibri" w:cs="Calibri"/>
        </w:rPr>
        <w:t xml:space="preserve">the </w:t>
      </w:r>
      <w:r w:rsidR="00E501EE">
        <w:rPr>
          <w:rFonts w:ascii="Calibri" w:hAnsi="Calibri" w:cs="Calibri"/>
        </w:rPr>
        <w:t>last</w:t>
      </w:r>
      <w:r w:rsidR="008E0FEC">
        <w:rPr>
          <w:rFonts w:ascii="Calibri" w:hAnsi="Calibri" w:cs="Calibri"/>
        </w:rPr>
        <w:t xml:space="preserve"> assigned </w:t>
      </w:r>
      <w:r w:rsidRPr="7F7DE6AF" w:rsidR="362037E8">
        <w:rPr>
          <w:rFonts w:ascii="Calibri" w:hAnsi="Calibri" w:cs="Calibri"/>
        </w:rPr>
        <w:t>case owner</w:t>
      </w:r>
      <w:r w:rsidR="008E0FEC">
        <w:rPr>
          <w:rFonts w:ascii="Calibri" w:hAnsi="Calibri" w:cs="Calibri"/>
        </w:rPr>
        <w:t xml:space="preserve"> </w:t>
      </w:r>
      <w:r>
        <w:rPr>
          <w:rFonts w:ascii="Calibri" w:hAnsi="Calibri" w:cs="Calibri"/>
        </w:rPr>
        <w:t>via Teams</w:t>
      </w:r>
      <w:r w:rsidRPr="7F7DE6AF" w:rsidR="009E6E28">
        <w:rPr>
          <w:rFonts w:ascii="Calibri" w:hAnsi="Calibri" w:cs="Calibri"/>
        </w:rPr>
        <w:t xml:space="preserve"> </w:t>
      </w:r>
    </w:p>
    <w:p w:rsidR="00210C28" w:rsidP="001C3046" w:rsidRDefault="00210C28" w14:paraId="5E38AA62" w14:textId="609CA41C">
      <w:pPr>
        <w:pStyle w:val="ListParagraph"/>
        <w:numPr>
          <w:ilvl w:val="1"/>
          <w:numId w:val="35"/>
        </w:numPr>
        <w:spacing w:after="120"/>
        <w:ind w:left="1443"/>
        <w:rPr>
          <w:rFonts w:ascii="Calibri" w:hAnsi="Calibri" w:cs="Calibri"/>
        </w:rPr>
      </w:pPr>
      <w:r>
        <w:rPr>
          <w:rFonts w:ascii="Calibri" w:hAnsi="Calibri" w:cs="Calibri"/>
        </w:rPr>
        <w:t>Notify the manager for visibility via Teams</w:t>
      </w:r>
      <w:r w:rsidRPr="7F7DE6AF" w:rsidR="7B746F18">
        <w:rPr>
          <w:rFonts w:ascii="Calibri" w:hAnsi="Calibri" w:cs="Calibri"/>
        </w:rPr>
        <w:t xml:space="preserve"> </w:t>
      </w:r>
    </w:p>
    <w:p w:rsidRPr="001A6861" w:rsidR="009C05AA" w:rsidP="001C3046" w:rsidRDefault="00F322D9" w14:paraId="1F425073" w14:textId="090AFB65">
      <w:pPr>
        <w:pStyle w:val="ListParagraph"/>
        <w:numPr>
          <w:ilvl w:val="1"/>
          <w:numId w:val="35"/>
        </w:numPr>
        <w:spacing w:after="120"/>
        <w:ind w:left="1443"/>
        <w:rPr>
          <w:rFonts w:ascii="Calibri" w:hAnsi="Calibri" w:cs="Calibri"/>
        </w:rPr>
      </w:pPr>
      <w:r>
        <w:rPr>
          <w:rFonts w:ascii="Calibri" w:hAnsi="Calibri" w:cs="Calibri"/>
        </w:rPr>
        <w:t>And p</w:t>
      </w:r>
      <w:r w:rsidRPr="00E440A0" w:rsidR="00E440A0">
        <w:rPr>
          <w:rFonts w:ascii="Calibri" w:hAnsi="Calibri" w:cs="Calibri"/>
        </w:rPr>
        <w:t>rovide the agent with the option</w:t>
      </w:r>
      <w:r w:rsidR="00433B5F">
        <w:rPr>
          <w:rFonts w:ascii="Calibri" w:hAnsi="Calibri" w:cs="Calibri"/>
        </w:rPr>
        <w:t xml:space="preserve"> to</w:t>
      </w:r>
      <w:commentRangeStart w:id="126"/>
      <w:commentRangeStart w:id="127"/>
      <w:r w:rsidRPr="001A6861" w:rsidR="009C05AA">
        <w:rPr>
          <w:rFonts w:ascii="Calibri" w:hAnsi="Calibri" w:cs="Calibri"/>
        </w:rPr>
        <w:t xml:space="preserve"> </w:t>
      </w:r>
      <w:commentRangeEnd w:id="126"/>
      <w:r w:rsidRPr="00E440A0" w:rsidR="00432880">
        <w:rPr>
          <w:rStyle w:val="CommentReference"/>
          <w:rFonts w:ascii="Calibri" w:hAnsi="Calibri" w:cs="Calibri"/>
          <w:b/>
          <w:bCs/>
          <w:sz w:val="24"/>
          <w:szCs w:val="24"/>
        </w:rPr>
        <w:commentReference w:id="126"/>
      </w:r>
      <w:commentRangeEnd w:id="127"/>
      <w:r>
        <w:rPr>
          <w:rStyle w:val="CommentReference"/>
        </w:rPr>
        <w:commentReference w:id="127"/>
      </w:r>
      <w:r w:rsidRPr="00E440A0" w:rsidR="009C05AA">
        <w:rPr>
          <w:rFonts w:ascii="Calibri" w:hAnsi="Calibri" w:cs="Calibri"/>
          <w:b/>
          <w:bCs/>
        </w:rPr>
        <w:t>reope</w:t>
      </w:r>
      <w:r w:rsidRPr="00E440A0" w:rsidR="00433B5F">
        <w:rPr>
          <w:rFonts w:ascii="Calibri" w:hAnsi="Calibri" w:cs="Calibri"/>
          <w:b/>
          <w:bCs/>
        </w:rPr>
        <w:t>n the case</w:t>
      </w:r>
      <w:r w:rsidR="00433B5F">
        <w:rPr>
          <w:rFonts w:ascii="Calibri" w:hAnsi="Calibri" w:cs="Calibri"/>
        </w:rPr>
        <w:t xml:space="preserve"> or retained the status. </w:t>
      </w:r>
    </w:p>
    <w:p w:rsidRPr="001A6861" w:rsidR="00717AC1" w:rsidP="00717AC1" w:rsidRDefault="00717AC1" w14:paraId="4FB9BE05" w14:textId="77777777">
      <w:pPr>
        <w:pStyle w:val="Heading3"/>
        <w:spacing w:before="0" w:after="120"/>
        <w:jc w:val="both"/>
        <w:rPr>
          <w:rFonts w:ascii="Calibri" w:hAnsi="Calibri" w:cs="Calibri"/>
        </w:rPr>
      </w:pPr>
      <w:bookmarkStart w:name="_Toc225287845" w:id="128"/>
      <w:r w:rsidRPr="001A6861">
        <w:rPr>
          <w:rFonts w:ascii="Calibri" w:hAnsi="Calibri" w:cs="Calibri"/>
        </w:rPr>
        <w:t>Functional Requirements</w:t>
      </w:r>
      <w:bookmarkEnd w:id="128"/>
    </w:p>
    <w:p w:rsidRPr="001A6861" w:rsidR="00717AC1" w:rsidP="00717AC1" w:rsidRDefault="00717AC1" w14:paraId="23BBA115" w14:textId="77777777">
      <w:pPr>
        <w:pStyle w:val="Heading4"/>
        <w:spacing w:before="0" w:after="120"/>
        <w:rPr>
          <w:rFonts w:ascii="Calibri" w:hAnsi="Calibri" w:cs="Calibri"/>
        </w:rPr>
      </w:pPr>
      <w:commentRangeStart w:id="129"/>
      <w:commentRangeStart w:id="130"/>
      <w:r w:rsidRPr="001A6861">
        <w:rPr>
          <w:rFonts w:ascii="Calibri" w:hAnsi="Calibri" w:cs="Calibri"/>
        </w:rPr>
        <w:t>F</w:t>
      </w:r>
      <w:r>
        <w:rPr>
          <w:rFonts w:ascii="Calibri" w:hAnsi="Calibri" w:cs="Calibri"/>
        </w:rPr>
        <w:t>low 0</w:t>
      </w:r>
      <w:r>
        <w:rPr>
          <w:rFonts w:hint="eastAsia" w:ascii="Calibri" w:hAnsi="Calibri" w:cs="Calibri"/>
        </w:rPr>
        <w:t>4</w:t>
      </w:r>
      <w:r w:rsidRPr="001A6861">
        <w:rPr>
          <w:rFonts w:ascii="Calibri" w:hAnsi="Calibri" w:cs="Calibri"/>
        </w:rPr>
        <w:t xml:space="preserve"> – Post-Resolution Reply Handling</w:t>
      </w:r>
      <w:commentRangeEnd w:id="129"/>
      <w:r w:rsidRPr="001A6861">
        <w:rPr>
          <w:rStyle w:val="CommentReference"/>
          <w:rFonts w:ascii="Calibri" w:hAnsi="Calibri" w:cs="Calibri"/>
          <w:sz w:val="24"/>
          <w:szCs w:val="24"/>
        </w:rPr>
        <w:commentReference w:id="129"/>
      </w:r>
      <w:commentRangeEnd w:id="130"/>
      <w:r>
        <w:rPr>
          <w:rStyle w:val="CommentReference"/>
        </w:rPr>
        <w:commentReference w:id="130"/>
      </w:r>
    </w:p>
    <w:p w:rsidR="00717AC1" w:rsidP="00717AC1" w:rsidRDefault="00717AC1" w14:paraId="701F5F3E" w14:textId="77777777">
      <w:pPr>
        <w:spacing w:after="120"/>
        <w:jc w:val="both"/>
        <w:rPr>
          <w:rFonts w:ascii="Calibri" w:hAnsi="Calibri" w:cs="Calibri"/>
          <w:b/>
          <w:bCs/>
        </w:rPr>
      </w:pPr>
      <w:r>
        <w:rPr>
          <w:rFonts w:ascii="Calibri" w:hAnsi="Calibri" w:cs="Calibri"/>
          <w:b/>
          <w:bCs/>
        </w:rPr>
        <w:t>Estimated Man Days: 7 Days</w:t>
      </w:r>
    </w:p>
    <w:p w:rsidRPr="001A6861" w:rsidR="00717AC1" w:rsidP="00717AC1" w:rsidRDefault="00717AC1" w14:paraId="7E95CBB3" w14:textId="4CE34E26">
      <w:pPr>
        <w:spacing w:after="120"/>
        <w:jc w:val="both"/>
        <w:rPr>
          <w:rFonts w:ascii="Calibri" w:hAnsi="Calibri" w:cs="Calibri"/>
        </w:rPr>
      </w:pPr>
      <w:r w:rsidRPr="001A6861">
        <w:rPr>
          <w:rFonts w:ascii="Calibri" w:hAnsi="Calibri" w:cs="Calibri"/>
          <w:b/>
          <w:bCs/>
        </w:rPr>
        <w:t>Trigger:</w:t>
      </w:r>
      <w:r w:rsidRPr="001A6861">
        <w:rPr>
          <w:rFonts w:ascii="Calibri" w:hAnsi="Calibri" w:cs="Calibri"/>
        </w:rPr>
        <w:t xml:space="preserve"> Incoming external email in shared mailbox</w:t>
      </w:r>
      <w:r w:rsidR="00F205B1">
        <w:rPr>
          <w:rFonts w:ascii="Calibri" w:hAnsi="Calibri" w:cs="Calibri"/>
        </w:rPr>
        <w:t xml:space="preserve"> for Resolved case</w:t>
      </w:r>
    </w:p>
    <w:p w:rsidRPr="001A6861" w:rsidR="00717AC1" w:rsidP="00717AC1" w:rsidRDefault="00717AC1" w14:paraId="53B48DBC" w14:textId="77777777">
      <w:pPr>
        <w:spacing w:after="120"/>
        <w:jc w:val="both"/>
        <w:rPr>
          <w:rFonts w:ascii="Calibri" w:hAnsi="Calibri" w:cs="Calibri"/>
          <w:b/>
          <w:bCs/>
        </w:rPr>
      </w:pPr>
      <w:r w:rsidRPr="001A6861">
        <w:rPr>
          <w:rFonts w:ascii="Calibri" w:hAnsi="Calibri" w:cs="Calibri"/>
          <w:b/>
          <w:bCs/>
        </w:rPr>
        <w:t xml:space="preserve">System shall: </w:t>
      </w:r>
    </w:p>
    <w:p w:rsidRPr="00B90E4B" w:rsidR="00717AC1" w:rsidP="001C3046" w:rsidRDefault="00717AC1" w14:paraId="50AE3AF0" w14:textId="3319F479">
      <w:pPr>
        <w:pStyle w:val="ListParagraph"/>
        <w:numPr>
          <w:ilvl w:val="0"/>
          <w:numId w:val="64"/>
        </w:numPr>
        <w:spacing w:after="120"/>
        <w:jc w:val="both"/>
        <w:rPr>
          <w:rFonts w:ascii="Calibri" w:hAnsi="Calibri" w:cs="Calibri"/>
        </w:rPr>
      </w:pPr>
      <w:r w:rsidRPr="00B90E4B">
        <w:rPr>
          <w:rFonts w:ascii="Calibri" w:hAnsi="Calibri" w:cs="Calibri"/>
        </w:rPr>
        <w:t xml:space="preserve">Parse Case </w:t>
      </w:r>
      <w:r w:rsidR="00C66BC0">
        <w:rPr>
          <w:rFonts w:ascii="Calibri" w:hAnsi="Calibri" w:cs="Calibri"/>
        </w:rPr>
        <w:t>Number</w:t>
      </w:r>
      <w:r w:rsidRPr="00B90E4B">
        <w:rPr>
          <w:rFonts w:ascii="Calibri" w:hAnsi="Calibri" w:cs="Calibri"/>
        </w:rPr>
        <w:t xml:space="preserve"> / </w:t>
      </w:r>
      <w:r w:rsidR="008B7C6E">
        <w:rPr>
          <w:rFonts w:ascii="Calibri" w:hAnsi="Calibri" w:cs="Calibri"/>
        </w:rPr>
        <w:t xml:space="preserve">Email </w:t>
      </w:r>
      <w:r w:rsidRPr="00B90E4B">
        <w:rPr>
          <w:rFonts w:ascii="Calibri" w:hAnsi="Calibri" w:cs="Calibri"/>
        </w:rPr>
        <w:t>Subject</w:t>
      </w:r>
    </w:p>
    <w:p w:rsidRPr="0048212B" w:rsidR="00717AC1" w:rsidP="001C3046" w:rsidRDefault="00717AC1" w14:paraId="4717FAA1" w14:textId="59646FC9">
      <w:pPr>
        <w:pStyle w:val="ListParagraph"/>
        <w:numPr>
          <w:ilvl w:val="1"/>
          <w:numId w:val="64"/>
        </w:numPr>
        <w:rPr>
          <w:rFonts w:ascii="Calibri" w:hAnsi="Calibri" w:cs="Calibri"/>
        </w:rPr>
      </w:pPr>
      <w:r w:rsidRPr="0048212B">
        <w:rPr>
          <w:rFonts w:ascii="Calibri" w:hAnsi="Calibri" w:cs="Calibri"/>
        </w:rPr>
        <w:t xml:space="preserve">Parse incoming email for Case </w:t>
      </w:r>
      <w:r w:rsidR="004325A6">
        <w:rPr>
          <w:rFonts w:ascii="Calibri" w:hAnsi="Calibri" w:cs="Calibri"/>
        </w:rPr>
        <w:t>Number</w:t>
      </w:r>
      <w:r w:rsidRPr="0048212B">
        <w:rPr>
          <w:rFonts w:ascii="Calibri" w:hAnsi="Calibri" w:cs="Calibri"/>
        </w:rPr>
        <w:t xml:space="preserve"> or relevant subject line reference.</w:t>
      </w:r>
    </w:p>
    <w:p w:rsidRPr="00AE4FB7" w:rsidR="00717AC1" w:rsidP="001C3046" w:rsidRDefault="00717AC1" w14:paraId="7DF6CC79" w14:textId="77777777">
      <w:pPr>
        <w:pStyle w:val="ListParagraph"/>
        <w:numPr>
          <w:ilvl w:val="1"/>
          <w:numId w:val="64"/>
        </w:numPr>
        <w:spacing w:after="120"/>
        <w:ind w:left="1434" w:hanging="357"/>
        <w:contextualSpacing w:val="0"/>
        <w:rPr>
          <w:rFonts w:ascii="Calibri" w:hAnsi="Calibri" w:cs="Calibri"/>
        </w:rPr>
      </w:pPr>
      <w:r w:rsidRPr="0048212B">
        <w:rPr>
          <w:rFonts w:ascii="Calibri" w:hAnsi="Calibri" w:cs="Calibri"/>
        </w:rPr>
        <w:t>Match the email to the corresponding case in Dynamics 365.</w:t>
      </w:r>
    </w:p>
    <w:p w:rsidRPr="001A6861" w:rsidR="00717AC1" w:rsidP="001C3046" w:rsidRDefault="00717AC1" w14:paraId="000F43EF" w14:textId="77777777">
      <w:pPr>
        <w:pStyle w:val="ListParagraph"/>
        <w:numPr>
          <w:ilvl w:val="2"/>
          <w:numId w:val="51"/>
        </w:numPr>
        <w:spacing w:after="120"/>
        <w:ind w:left="720" w:hanging="357"/>
        <w:contextualSpacing w:val="0"/>
        <w:jc w:val="both"/>
        <w:rPr>
          <w:rFonts w:ascii="Calibri" w:hAnsi="Calibri" w:cs="Calibri"/>
        </w:rPr>
      </w:pPr>
      <w:r w:rsidRPr="001A6861">
        <w:rPr>
          <w:rFonts w:ascii="Calibri" w:hAnsi="Calibri" w:cs="Calibri"/>
        </w:rPr>
        <w:t>Check Case Status</w:t>
      </w:r>
      <w:r>
        <w:rPr>
          <w:rFonts w:hint="eastAsia" w:ascii="Calibri" w:hAnsi="Calibri" w:cs="Calibri"/>
        </w:rPr>
        <w:t xml:space="preserve"> </w:t>
      </w:r>
      <w:r>
        <w:rPr>
          <w:rFonts w:ascii="Calibri" w:hAnsi="Calibri" w:cs="Calibri"/>
        </w:rPr>
        <w:t>–</w:t>
      </w:r>
      <w:r>
        <w:rPr>
          <w:rFonts w:hint="eastAsia" w:ascii="Calibri" w:hAnsi="Calibri" w:cs="Calibri"/>
        </w:rPr>
        <w:t xml:space="preserve"> </w:t>
      </w:r>
      <w:r w:rsidRPr="00B67BB6">
        <w:rPr>
          <w:rFonts w:ascii="Calibri" w:hAnsi="Calibri" w:cs="Calibri"/>
        </w:rPr>
        <w:t>A decision point determines whether the case is already resolved. If not, no further action is taken.</w:t>
      </w:r>
    </w:p>
    <w:p w:rsidRPr="00E04D7E" w:rsidR="00717AC1" w:rsidP="001C3046" w:rsidRDefault="00717AC1" w14:paraId="64ADD29B" w14:textId="77777777">
      <w:pPr>
        <w:pStyle w:val="ListParagraph"/>
        <w:numPr>
          <w:ilvl w:val="2"/>
          <w:numId w:val="51"/>
        </w:numPr>
        <w:spacing w:after="120"/>
        <w:ind w:left="720" w:hanging="357"/>
        <w:contextualSpacing w:val="0"/>
        <w:jc w:val="both"/>
        <w:rPr>
          <w:rFonts w:ascii="Calibri" w:hAnsi="Calibri" w:cs="Calibri"/>
        </w:rPr>
      </w:pPr>
      <w:r w:rsidRPr="001A6861">
        <w:rPr>
          <w:rFonts w:ascii="Calibri" w:hAnsi="Calibri" w:cs="Calibri"/>
        </w:rPr>
        <w:t xml:space="preserve">If Case Status = </w:t>
      </w:r>
      <w:r w:rsidRPr="00976820">
        <w:rPr>
          <w:rFonts w:ascii="Calibri" w:hAnsi="Calibri" w:cs="Calibri"/>
          <w:b/>
          <w:bCs/>
        </w:rPr>
        <w:t>Resolved</w:t>
      </w:r>
    </w:p>
    <w:p w:rsidR="00717AC1" w:rsidP="001C3046" w:rsidRDefault="00717AC1" w14:paraId="7B7579A5" w14:textId="7FAD3909">
      <w:pPr>
        <w:pStyle w:val="ListParagraph"/>
        <w:numPr>
          <w:ilvl w:val="3"/>
          <w:numId w:val="51"/>
        </w:numPr>
        <w:spacing w:after="0"/>
        <w:ind w:left="1443"/>
        <w:jc w:val="both"/>
        <w:rPr>
          <w:rFonts w:ascii="Calibri" w:hAnsi="Calibri" w:cs="Calibri"/>
        </w:rPr>
      </w:pPr>
      <w:commentRangeStart w:id="131"/>
      <w:commentRangeStart w:id="132"/>
      <w:commentRangeStart w:id="133"/>
      <w:commentRangeStart w:id="134"/>
      <w:r w:rsidRPr="001A6861">
        <w:rPr>
          <w:rFonts w:ascii="Calibri" w:hAnsi="Calibri" w:cs="Calibri"/>
        </w:rPr>
        <w:t xml:space="preserve">Notify </w:t>
      </w:r>
      <w:commentRangeEnd w:id="134"/>
      <w:r w:rsidRPr="008F4EC5">
        <w:rPr>
          <w:rStyle w:val="CommentReference"/>
          <w:rFonts w:ascii="Calibri" w:hAnsi="Calibri" w:cs="Calibri"/>
          <w:sz w:val="24"/>
          <w:szCs w:val="24"/>
        </w:rPr>
        <w:commentReference w:id="134"/>
      </w:r>
      <w:r w:rsidRPr="008F4EC5">
        <w:rPr>
          <w:rFonts w:ascii="Calibri" w:hAnsi="Calibri" w:cs="Calibri"/>
        </w:rPr>
        <w:t xml:space="preserve">the </w:t>
      </w:r>
      <w:r w:rsidR="00533A57">
        <w:rPr>
          <w:rFonts w:ascii="Calibri" w:hAnsi="Calibri" w:cs="Calibri"/>
        </w:rPr>
        <w:t xml:space="preserve">previous </w:t>
      </w:r>
      <w:r w:rsidRPr="008F4EC5">
        <w:rPr>
          <w:rFonts w:ascii="Calibri" w:hAnsi="Calibri" w:cs="Calibri"/>
          <w:b/>
          <w:bCs/>
        </w:rPr>
        <w:t xml:space="preserve">assigned </w:t>
      </w:r>
      <w:commentRangeStart w:id="135"/>
      <w:r w:rsidRPr="7F7DE6AF">
        <w:rPr>
          <w:rFonts w:ascii="Calibri" w:hAnsi="Calibri" w:cs="Calibri"/>
          <w:b/>
          <w:bCs/>
        </w:rPr>
        <w:t>case owner</w:t>
      </w:r>
      <w:commentRangeEnd w:id="135"/>
      <w:r w:rsidRPr="7F7DE6AF">
        <w:rPr>
          <w:rStyle w:val="CommentReference"/>
          <w:rFonts w:ascii="Calibri" w:hAnsi="Calibri" w:cs="Calibri"/>
          <w:b/>
          <w:sz w:val="24"/>
          <w:szCs w:val="24"/>
        </w:rPr>
        <w:commentReference w:id="135"/>
      </w:r>
      <w:r w:rsidRPr="7F7DE6AF">
        <w:rPr>
          <w:rFonts w:ascii="Calibri" w:hAnsi="Calibri" w:cs="Calibri"/>
          <w:b/>
        </w:rPr>
        <w:t xml:space="preserve"> </w:t>
      </w:r>
      <w:r w:rsidRPr="008F4EC5">
        <w:rPr>
          <w:rFonts w:ascii="Calibri" w:hAnsi="Calibri" w:cs="Calibri"/>
        </w:rPr>
        <w:t xml:space="preserve">via Teams </w:t>
      </w:r>
      <w:r w:rsidR="00972F7B">
        <w:rPr>
          <w:rFonts w:ascii="Calibri" w:hAnsi="Calibri" w:cs="Calibri"/>
        </w:rPr>
        <w:t>Channel</w:t>
      </w:r>
      <w:r w:rsidR="006B14F0">
        <w:rPr>
          <w:rFonts w:ascii="Calibri" w:hAnsi="Calibri" w:cs="Calibri"/>
        </w:rPr>
        <w:t xml:space="preserve"> </w:t>
      </w:r>
      <w:r w:rsidR="000428A2">
        <w:rPr>
          <w:rFonts w:ascii="Calibri" w:hAnsi="Calibri" w:cs="Calibri"/>
        </w:rPr>
        <w:t>about</w:t>
      </w:r>
      <w:r w:rsidRPr="008F4EC5">
        <w:rPr>
          <w:rFonts w:ascii="Calibri" w:hAnsi="Calibri" w:cs="Calibri"/>
        </w:rPr>
        <w:t xml:space="preserve"> the incoming post-resolution reply.</w:t>
      </w:r>
      <w:commentRangeEnd w:id="131"/>
      <w:r>
        <w:rPr>
          <w:rStyle w:val="CommentReference"/>
          <w:rFonts w:ascii="Calibri" w:hAnsi="Calibri" w:cs="Calibri"/>
          <w:sz w:val="24"/>
          <w:szCs w:val="24"/>
        </w:rPr>
        <w:commentReference w:id="131"/>
      </w:r>
      <w:commentRangeEnd w:id="132"/>
      <w:r>
        <w:rPr>
          <w:rStyle w:val="CommentReference"/>
        </w:rPr>
        <w:commentReference w:id="132"/>
      </w:r>
      <w:commentRangeEnd w:id="133"/>
      <w:r>
        <w:rPr>
          <w:rStyle w:val="CommentReference"/>
        </w:rPr>
        <w:commentReference w:id="133"/>
      </w:r>
    </w:p>
    <w:p w:rsidRPr="00CB7FAD" w:rsidR="00717AC1" w:rsidP="001C3046" w:rsidRDefault="00CB7FAD" w14:paraId="00D47D20" w14:textId="1784C797">
      <w:pPr>
        <w:pStyle w:val="ListParagraph"/>
        <w:numPr>
          <w:ilvl w:val="3"/>
          <w:numId w:val="51"/>
        </w:numPr>
        <w:spacing w:after="0"/>
        <w:ind w:left="1440" w:hanging="357"/>
        <w:contextualSpacing w:val="0"/>
        <w:jc w:val="both"/>
        <w:rPr>
          <w:rFonts w:ascii="Calibri" w:hAnsi="Calibri" w:cs="Calibri"/>
          <w:b/>
          <w:bCs/>
        </w:rPr>
      </w:pPr>
      <w:r>
        <w:rPr>
          <w:rFonts w:ascii="Calibri" w:hAnsi="Calibri" w:cs="Calibri"/>
        </w:rPr>
        <w:t>Automatically</w:t>
      </w:r>
      <w:r w:rsidR="00C30038">
        <w:rPr>
          <w:rFonts w:ascii="Calibri" w:hAnsi="Calibri" w:cs="Calibri"/>
        </w:rPr>
        <w:t xml:space="preserve"> reopen the case to </w:t>
      </w:r>
      <w:r w:rsidRPr="00CB7FAD" w:rsidR="00C30038">
        <w:rPr>
          <w:rFonts w:ascii="Calibri" w:hAnsi="Calibri" w:cs="Calibri"/>
          <w:b/>
          <w:bCs/>
        </w:rPr>
        <w:t>“In Progress”</w:t>
      </w:r>
    </w:p>
    <w:p w:rsidRPr="00CB7FAD" w:rsidR="00C30038" w:rsidP="001C3046" w:rsidRDefault="000428A2" w14:paraId="0F4C75DF" w14:textId="537FBCDA">
      <w:pPr>
        <w:pStyle w:val="ListParagraph"/>
        <w:numPr>
          <w:ilvl w:val="3"/>
          <w:numId w:val="51"/>
        </w:numPr>
        <w:spacing w:after="120"/>
        <w:ind w:left="1440" w:hanging="357"/>
        <w:contextualSpacing w:val="0"/>
        <w:jc w:val="both"/>
        <w:rPr>
          <w:rFonts w:ascii="Calibri" w:hAnsi="Calibri" w:cs="Calibri"/>
        </w:rPr>
      </w:pPr>
      <w:r w:rsidRPr="00CB7FAD">
        <w:rPr>
          <w:rFonts w:ascii="Calibri" w:hAnsi="Calibri" w:cs="Calibri"/>
          <w:color w:val="000000"/>
        </w:rPr>
        <w:t xml:space="preserve">The case owner may manually update the case status to </w:t>
      </w:r>
      <w:r w:rsidRPr="00C0458D">
        <w:rPr>
          <w:rFonts w:ascii="Calibri" w:hAnsi="Calibri" w:cs="Calibri"/>
          <w:b/>
          <w:bCs/>
          <w:i/>
          <w:iCs/>
          <w:color w:val="000000"/>
        </w:rPr>
        <w:t>“Resolved”</w:t>
      </w:r>
      <w:r w:rsidRPr="00CB7FAD">
        <w:rPr>
          <w:rFonts w:ascii="Calibri" w:hAnsi="Calibri" w:cs="Calibri"/>
          <w:color w:val="000000"/>
        </w:rPr>
        <w:t xml:space="preserve"> if required.</w:t>
      </w:r>
    </w:p>
    <w:p w:rsidRPr="001A6861" w:rsidR="00717AC1" w:rsidP="001C3046" w:rsidRDefault="00717AC1" w14:paraId="72D0E4BA" w14:textId="77777777">
      <w:pPr>
        <w:pStyle w:val="ListParagraph"/>
        <w:numPr>
          <w:ilvl w:val="2"/>
          <w:numId w:val="51"/>
        </w:numPr>
        <w:spacing w:after="120" w:line="240" w:lineRule="auto"/>
        <w:ind w:left="720" w:hanging="357"/>
        <w:contextualSpacing w:val="0"/>
        <w:jc w:val="both"/>
        <w:rPr>
          <w:rFonts w:ascii="Calibri" w:hAnsi="Calibri" w:cs="Calibri"/>
        </w:rPr>
      </w:pPr>
      <w:r w:rsidRPr="001A6861">
        <w:rPr>
          <w:rFonts w:ascii="Calibri" w:hAnsi="Calibri" w:cs="Calibri"/>
        </w:rPr>
        <w:t>Update audit log</w:t>
      </w:r>
    </w:p>
    <w:p w:rsidRPr="001A6861" w:rsidR="00717AC1" w:rsidP="00717AC1" w:rsidRDefault="00717AC1" w14:paraId="52E3A4F0" w14:textId="77777777">
      <w:pPr>
        <w:spacing w:after="120" w:line="240" w:lineRule="auto"/>
        <w:jc w:val="both"/>
        <w:rPr>
          <w:rFonts w:ascii="Calibri" w:hAnsi="Calibri" w:cs="Calibri"/>
        </w:rPr>
      </w:pPr>
    </w:p>
    <w:p w:rsidRPr="001A6861" w:rsidR="00717AC1" w:rsidP="00717AC1" w:rsidRDefault="00717AC1" w14:paraId="023B69D3" w14:textId="77777777">
      <w:pPr>
        <w:spacing w:after="120" w:line="240" w:lineRule="auto"/>
        <w:jc w:val="both"/>
        <w:rPr>
          <w:rFonts w:ascii="Calibri" w:hAnsi="Calibri" w:cs="Calibri"/>
        </w:rPr>
      </w:pPr>
      <w:r w:rsidRPr="001A6861">
        <w:rPr>
          <w:rFonts w:ascii="Calibri" w:hAnsi="Calibri" w:cs="Calibri"/>
          <w:b/>
          <w:bCs/>
        </w:rPr>
        <w:t>Acceptance Criteria</w:t>
      </w:r>
    </w:p>
    <w:p w:rsidR="00717AC1" w:rsidP="001C3046" w:rsidRDefault="00717AC1" w14:paraId="3C5786F0" w14:textId="77777777">
      <w:pPr>
        <w:numPr>
          <w:ilvl w:val="0"/>
          <w:numId w:val="36"/>
        </w:numPr>
        <w:spacing w:after="120" w:line="240" w:lineRule="auto"/>
        <w:contextualSpacing/>
        <w:jc w:val="both"/>
        <w:rPr>
          <w:rFonts w:ascii="Calibri" w:hAnsi="Calibri" w:cs="Calibri"/>
        </w:rPr>
      </w:pPr>
      <w:r w:rsidRPr="001A6861">
        <w:rPr>
          <w:rFonts w:ascii="Calibri" w:hAnsi="Calibri" w:cs="Calibri"/>
        </w:rPr>
        <w:t xml:space="preserve">Audit </w:t>
      </w:r>
      <w:r w:rsidRPr="004477D7">
        <w:rPr>
          <w:rFonts w:ascii="Calibri" w:hAnsi="Calibri" w:cs="Calibri"/>
        </w:rPr>
        <w:t>captures all flow activities</w:t>
      </w:r>
    </w:p>
    <w:p w:rsidR="00717AC1" w:rsidP="001C3046" w:rsidRDefault="00717AC1" w14:paraId="04E08361" w14:textId="77777777">
      <w:pPr>
        <w:numPr>
          <w:ilvl w:val="0"/>
          <w:numId w:val="36"/>
        </w:numPr>
        <w:spacing w:after="120" w:line="240" w:lineRule="auto"/>
        <w:contextualSpacing/>
        <w:jc w:val="both"/>
        <w:rPr>
          <w:rFonts w:ascii="Calibri" w:hAnsi="Calibri" w:cs="Calibri"/>
        </w:rPr>
      </w:pPr>
      <w:r w:rsidRPr="00A7197C">
        <w:rPr>
          <w:rFonts w:ascii="Calibri" w:hAnsi="Calibri" w:cs="Calibri"/>
        </w:rPr>
        <w:t>Assigned agent and relevant stakeholders are notified</w:t>
      </w:r>
    </w:p>
    <w:p w:rsidRPr="001A6861" w:rsidR="00717AC1" w:rsidP="001C3046" w:rsidRDefault="00717AC1" w14:paraId="341CD0B8" w14:textId="77777777">
      <w:pPr>
        <w:numPr>
          <w:ilvl w:val="0"/>
          <w:numId w:val="36"/>
        </w:numPr>
        <w:spacing w:after="120" w:line="240" w:lineRule="auto"/>
        <w:contextualSpacing/>
        <w:jc w:val="both"/>
        <w:rPr>
          <w:rFonts w:ascii="Calibri" w:hAnsi="Calibri" w:cs="Calibri"/>
        </w:rPr>
      </w:pPr>
      <w:r w:rsidRPr="004E44EB">
        <w:rPr>
          <w:rFonts w:ascii="Calibri" w:hAnsi="Calibri" w:cs="Calibri"/>
        </w:rPr>
        <w:t>Reopening of resolved cases is optional and tracked.</w:t>
      </w:r>
    </w:p>
    <w:p w:rsidRPr="00C91881" w:rsidR="0080144D" w:rsidRDefault="0080144D" w14:paraId="5336D1A3" w14:textId="54C41EF0">
      <w:pPr>
        <w:rPr>
          <w:rFonts w:ascii="Calibri" w:hAnsi="Calibri" w:cs="Calibri"/>
          <w:color w:val="0F4761" w:themeColor="accent1" w:themeShade="BF"/>
          <w:sz w:val="28"/>
          <w:szCs w:val="28"/>
        </w:rPr>
      </w:pPr>
    </w:p>
    <w:p w:rsidRPr="001A6861" w:rsidR="009C05AA" w:rsidP="7F7DE6AF" w:rsidRDefault="42CD924D" w14:paraId="2916BF0E" w14:textId="786198FB">
      <w:pPr>
        <w:pStyle w:val="Heading3"/>
        <w:spacing w:before="0" w:after="120"/>
        <w:jc w:val="both"/>
        <w:rPr>
          <w:rFonts w:ascii="Calibri" w:hAnsi="Calibri" w:eastAsia="Calibri" w:cs="Calibri"/>
        </w:rPr>
      </w:pPr>
      <w:bookmarkStart w:name="_Toc225287846" w:id="136"/>
      <w:r w:rsidRPr="7F7DE6AF">
        <w:rPr>
          <w:rFonts w:ascii="Calibri" w:hAnsi="Calibri" w:eastAsia="Calibri" w:cs="Calibri"/>
        </w:rPr>
        <w:t>Notification Message Template</w:t>
      </w:r>
      <w:bookmarkEnd w:id="136"/>
    </w:p>
    <w:tbl>
      <w:tblPr>
        <w:tblStyle w:val="TableGrid"/>
        <w:tblW w:w="9067" w:type="dxa"/>
        <w:tblLook w:val="04A0" w:firstRow="1" w:lastRow="0" w:firstColumn="1" w:lastColumn="0" w:noHBand="0" w:noVBand="1"/>
      </w:tblPr>
      <w:tblGrid>
        <w:gridCol w:w="2405"/>
        <w:gridCol w:w="6662"/>
      </w:tblGrid>
      <w:tr w:rsidR="008E6B9E" w14:paraId="70B0F693" w14:textId="77777777">
        <w:tc>
          <w:tcPr>
            <w:tcW w:w="9067" w:type="dxa"/>
            <w:gridSpan w:val="2"/>
            <w:shd w:val="clear" w:color="auto" w:fill="000000" w:themeFill="text1"/>
          </w:tcPr>
          <w:p w:rsidR="00D04E7C" w:rsidRDefault="00DF4059" w14:paraId="76BDF6C6" w14:textId="452CE480">
            <w:pPr>
              <w:spacing w:line="276" w:lineRule="auto"/>
              <w:jc w:val="both"/>
              <w:rPr>
                <w:rFonts w:ascii="Calibri" w:hAnsi="Calibri" w:eastAsia="Calibri" w:cs="Calibri"/>
                <w:b/>
                <w:bCs/>
              </w:rPr>
            </w:pPr>
            <w:r>
              <w:rPr>
                <w:rFonts w:hint="eastAsia" w:ascii="Calibri" w:hAnsi="Calibri" w:cs="Calibri"/>
                <w:b/>
                <w:bCs/>
              </w:rPr>
              <w:t>Email</w:t>
            </w:r>
            <w:r w:rsidRPr="69A39596" w:rsidR="00D04E7C">
              <w:rPr>
                <w:rFonts w:ascii="Calibri" w:hAnsi="Calibri" w:eastAsia="Calibri" w:cs="Calibri"/>
                <w:b/>
                <w:bCs/>
              </w:rPr>
              <w:t xml:space="preserve"> Sent to </w:t>
            </w:r>
            <w:r w:rsidR="007C184E">
              <w:rPr>
                <w:rFonts w:hint="eastAsia" w:ascii="Calibri" w:hAnsi="Calibri" w:cs="Calibri"/>
                <w:b/>
                <w:bCs/>
              </w:rPr>
              <w:t>Case Owner</w:t>
            </w:r>
          </w:p>
        </w:tc>
      </w:tr>
      <w:tr w:rsidR="00D879E7" w14:paraId="4B54ECFE" w14:textId="77777777">
        <w:tc>
          <w:tcPr>
            <w:tcW w:w="2405" w:type="dxa"/>
          </w:tcPr>
          <w:p w:rsidR="00D04E7C" w:rsidRDefault="00D04E7C" w14:paraId="4FF04DED" w14:textId="77777777">
            <w:pPr>
              <w:spacing w:line="276" w:lineRule="auto"/>
              <w:jc w:val="both"/>
              <w:rPr>
                <w:rFonts w:ascii="Calibri" w:hAnsi="Calibri" w:eastAsia="Calibri" w:cs="Calibri"/>
                <w:b/>
                <w:bCs/>
              </w:rPr>
            </w:pPr>
            <w:r>
              <w:rPr>
                <w:rFonts w:ascii="Calibri" w:hAnsi="Calibri" w:eastAsia="Calibri" w:cs="Calibri"/>
                <w:b/>
                <w:bCs/>
              </w:rPr>
              <w:t>Notification Channel:</w:t>
            </w:r>
          </w:p>
        </w:tc>
        <w:tc>
          <w:tcPr>
            <w:tcW w:w="6662" w:type="dxa"/>
          </w:tcPr>
          <w:p w:rsidRPr="0053782A" w:rsidR="00D04E7C" w:rsidRDefault="00D04E7C" w14:paraId="50EA65EC" w14:textId="77777777">
            <w:pPr>
              <w:spacing w:line="276" w:lineRule="auto"/>
              <w:jc w:val="both"/>
              <w:rPr>
                <w:rFonts w:ascii="Calibri" w:hAnsi="Calibri" w:eastAsia="Calibri" w:cs="Calibri"/>
              </w:rPr>
            </w:pPr>
            <w:r>
              <w:rPr>
                <w:rFonts w:ascii="Calibri" w:hAnsi="Calibri" w:eastAsia="Calibri" w:cs="Calibri"/>
              </w:rPr>
              <w:t>Email</w:t>
            </w:r>
          </w:p>
        </w:tc>
      </w:tr>
      <w:tr w:rsidR="00D879E7" w14:paraId="7C481A6E" w14:textId="77777777">
        <w:tc>
          <w:tcPr>
            <w:tcW w:w="2405" w:type="dxa"/>
          </w:tcPr>
          <w:p w:rsidR="00D04E7C" w:rsidRDefault="00D04E7C" w14:paraId="1414B972" w14:textId="77777777">
            <w:pPr>
              <w:spacing w:line="276" w:lineRule="auto"/>
              <w:jc w:val="both"/>
              <w:rPr>
                <w:rFonts w:ascii="Calibri" w:hAnsi="Calibri" w:eastAsia="Calibri" w:cs="Calibri"/>
                <w:b/>
                <w:bCs/>
              </w:rPr>
            </w:pPr>
            <w:r>
              <w:rPr>
                <w:rFonts w:ascii="Calibri" w:hAnsi="Calibri" w:eastAsia="Calibri" w:cs="Calibri"/>
                <w:b/>
                <w:bCs/>
              </w:rPr>
              <w:t>Recipient:</w:t>
            </w:r>
          </w:p>
        </w:tc>
        <w:tc>
          <w:tcPr>
            <w:tcW w:w="6662" w:type="dxa"/>
          </w:tcPr>
          <w:p w:rsidRPr="00657568" w:rsidR="00D04E7C" w:rsidRDefault="00CC3802" w14:paraId="7A1B16D6" w14:textId="38362857">
            <w:pPr>
              <w:spacing w:line="276" w:lineRule="auto"/>
              <w:jc w:val="both"/>
              <w:rPr>
                <w:rFonts w:ascii="Calibri" w:hAnsi="Calibri" w:eastAsia="Calibri" w:cs="Calibri"/>
              </w:rPr>
            </w:pPr>
            <w:r w:rsidRPr="00CC3802">
              <w:rPr>
                <w:rFonts w:ascii="Calibri" w:hAnsi="Calibri" w:cs="Calibri"/>
              </w:rPr>
              <w:t>Last Case Owner (who marked the case as Resolved)</w:t>
            </w:r>
          </w:p>
        </w:tc>
      </w:tr>
      <w:tr w:rsidR="00D879E7" w14:paraId="4885C18D" w14:textId="77777777">
        <w:tc>
          <w:tcPr>
            <w:tcW w:w="2405" w:type="dxa"/>
          </w:tcPr>
          <w:p w:rsidRPr="69A39596" w:rsidR="00D04E7C" w:rsidRDefault="00D04E7C" w14:paraId="752AF68D" w14:textId="77777777">
            <w:pPr>
              <w:spacing w:line="276" w:lineRule="auto"/>
              <w:jc w:val="both"/>
              <w:rPr>
                <w:rFonts w:ascii="Calibri" w:hAnsi="Calibri" w:eastAsia="Calibri" w:cs="Calibri"/>
                <w:b/>
                <w:bCs/>
              </w:rPr>
            </w:pPr>
            <w:r w:rsidRPr="69A39596">
              <w:rPr>
                <w:rFonts w:ascii="Calibri" w:hAnsi="Calibri" w:eastAsia="Calibri" w:cs="Calibri"/>
                <w:b/>
                <w:bCs/>
              </w:rPr>
              <w:t>Subject</w:t>
            </w:r>
            <w:r w:rsidRPr="69A39596">
              <w:rPr>
                <w:rFonts w:ascii="Calibri" w:hAnsi="Calibri" w:eastAsia="Calibri" w:cs="Calibri"/>
              </w:rPr>
              <w:t>:</w:t>
            </w:r>
          </w:p>
        </w:tc>
        <w:tc>
          <w:tcPr>
            <w:tcW w:w="6662" w:type="dxa"/>
          </w:tcPr>
          <w:p w:rsidRPr="69A39596" w:rsidR="00D04E7C" w:rsidRDefault="00611044" w14:paraId="0C418486" w14:textId="7084761B">
            <w:pPr>
              <w:spacing w:line="276" w:lineRule="auto"/>
              <w:jc w:val="both"/>
              <w:rPr>
                <w:rFonts w:ascii="Calibri" w:hAnsi="Calibri" w:eastAsia="Calibri" w:cs="Calibri"/>
              </w:rPr>
            </w:pPr>
            <w:r w:rsidRPr="00611044">
              <w:rPr>
                <w:rFonts w:ascii="Calibri" w:hAnsi="Calibri" w:eastAsia="Calibri" w:cs="Calibri"/>
              </w:rPr>
              <w:t>New Response Received for Case [Case ID]</w:t>
            </w:r>
          </w:p>
        </w:tc>
      </w:tr>
      <w:tr w:rsidR="00D879E7" w14:paraId="30AC7670" w14:textId="77777777">
        <w:tc>
          <w:tcPr>
            <w:tcW w:w="2405" w:type="dxa"/>
          </w:tcPr>
          <w:p w:rsidR="00D04E7C" w:rsidRDefault="00D04E7C" w14:paraId="4E5F12E4" w14:textId="77777777">
            <w:pPr>
              <w:spacing w:line="276" w:lineRule="auto"/>
              <w:jc w:val="both"/>
              <w:rPr>
                <w:rFonts w:ascii="Calibri" w:hAnsi="Calibri" w:eastAsia="Calibri" w:cs="Calibri"/>
                <w:b/>
                <w:bCs/>
              </w:rPr>
            </w:pPr>
            <w:r w:rsidRPr="69A39596">
              <w:rPr>
                <w:rFonts w:ascii="Calibri" w:hAnsi="Calibri" w:eastAsia="Calibri" w:cs="Calibri"/>
                <w:b/>
                <w:bCs/>
              </w:rPr>
              <w:t>Message:</w:t>
            </w:r>
            <w:r>
              <w:br/>
            </w:r>
          </w:p>
        </w:tc>
        <w:tc>
          <w:tcPr>
            <w:tcW w:w="6662" w:type="dxa"/>
          </w:tcPr>
          <w:p w:rsidRPr="0053782A" w:rsidR="00D04E7C" w:rsidP="00F509E0" w:rsidRDefault="02C46F82" w14:paraId="07798347" w14:textId="50F81745">
            <w:pPr>
              <w:spacing w:after="120" w:line="276" w:lineRule="auto"/>
              <w:jc w:val="both"/>
            </w:pPr>
            <w:r w:rsidRPr="5EAD1E39">
              <w:rPr>
                <w:rFonts w:ascii="Calibri" w:hAnsi="Calibri" w:eastAsia="Calibri" w:cs="Calibri"/>
              </w:rPr>
              <w:t>Hello [Owner Name],</w:t>
            </w:r>
          </w:p>
          <w:p w:rsidRPr="0053782A" w:rsidR="00D04E7C" w:rsidP="00F509E0" w:rsidRDefault="02C46F82" w14:paraId="5E16C769" w14:textId="0A651A10">
            <w:pPr>
              <w:spacing w:after="120" w:line="276" w:lineRule="auto"/>
              <w:jc w:val="both"/>
            </w:pPr>
            <w:r w:rsidRPr="5EAD1E39">
              <w:rPr>
                <w:rFonts w:ascii="Calibri" w:hAnsi="Calibri" w:eastAsia="Calibri" w:cs="Calibri"/>
              </w:rPr>
              <w:t xml:space="preserve">A new response has been received for </w:t>
            </w:r>
            <w:r w:rsidRPr="5EAD1E39">
              <w:rPr>
                <w:rFonts w:ascii="Calibri" w:hAnsi="Calibri" w:eastAsia="Calibri" w:cs="Calibri"/>
                <w:b/>
                <w:bCs/>
              </w:rPr>
              <w:t>Case [Case ID]</w:t>
            </w:r>
            <w:r w:rsidRPr="5EAD1E39">
              <w:rPr>
                <w:rFonts w:ascii="Calibri" w:hAnsi="Calibri" w:eastAsia="Calibri" w:cs="Calibri"/>
              </w:rPr>
              <w:t xml:space="preserve">, which was previously marked as resolved. The case has now been automatically reopened and its status updated to </w:t>
            </w:r>
            <w:r w:rsidRPr="5EAD1E39">
              <w:rPr>
                <w:rFonts w:ascii="Calibri" w:hAnsi="Calibri" w:eastAsia="Calibri" w:cs="Calibri"/>
                <w:b/>
                <w:bCs/>
              </w:rPr>
              <w:t>In Progress</w:t>
            </w:r>
            <w:r w:rsidRPr="5EAD1E39">
              <w:rPr>
                <w:rFonts w:ascii="Calibri" w:hAnsi="Calibri" w:eastAsia="Calibri" w:cs="Calibri"/>
              </w:rPr>
              <w:t>.</w:t>
            </w:r>
          </w:p>
          <w:p w:rsidRPr="0053782A" w:rsidR="00D04E7C" w:rsidP="00F509E0" w:rsidRDefault="02C46F82" w14:paraId="58566171" w14:textId="2F5E4F6F">
            <w:pPr>
              <w:spacing w:after="120" w:line="276" w:lineRule="auto"/>
              <w:jc w:val="both"/>
            </w:pPr>
            <w:r w:rsidRPr="5EAD1E39">
              <w:rPr>
                <w:rFonts w:ascii="Calibri" w:hAnsi="Calibri" w:eastAsia="Calibri" w:cs="Calibri"/>
                <w:b/>
                <w:bCs/>
              </w:rPr>
              <w:t>Case Details:</w:t>
            </w:r>
          </w:p>
          <w:p w:rsidRPr="0053782A" w:rsidR="00D04E7C" w:rsidP="001C3046" w:rsidRDefault="02C46F82" w14:paraId="3591DB77" w14:textId="54562867">
            <w:pPr>
              <w:pStyle w:val="ListParagraph"/>
              <w:numPr>
                <w:ilvl w:val="0"/>
                <w:numId w:val="68"/>
              </w:numPr>
              <w:spacing w:after="120" w:line="276" w:lineRule="auto"/>
              <w:jc w:val="both"/>
              <w:rPr>
                <w:rFonts w:ascii="Calibri" w:hAnsi="Calibri" w:eastAsia="Calibri" w:cs="Calibri"/>
              </w:rPr>
            </w:pPr>
            <w:r w:rsidRPr="5EAD1E39">
              <w:rPr>
                <w:rFonts w:ascii="Calibri" w:hAnsi="Calibri" w:eastAsia="Calibri" w:cs="Calibri"/>
              </w:rPr>
              <w:t>Patient Name: [Name]</w:t>
            </w:r>
          </w:p>
          <w:p w:rsidRPr="0053782A" w:rsidR="00D04E7C" w:rsidP="001C3046" w:rsidRDefault="02C46F82" w14:paraId="61A90D21" w14:textId="2C28F58E">
            <w:pPr>
              <w:pStyle w:val="ListParagraph"/>
              <w:numPr>
                <w:ilvl w:val="0"/>
                <w:numId w:val="68"/>
              </w:numPr>
              <w:spacing w:after="120" w:line="276" w:lineRule="auto"/>
              <w:jc w:val="both"/>
              <w:rPr>
                <w:rFonts w:ascii="Calibri" w:hAnsi="Calibri" w:eastAsia="Calibri" w:cs="Calibri"/>
              </w:rPr>
            </w:pPr>
            <w:r w:rsidRPr="5EAD1E39">
              <w:rPr>
                <w:rFonts w:ascii="Calibri" w:hAnsi="Calibri" w:eastAsia="Calibri" w:cs="Calibri"/>
              </w:rPr>
              <w:t>Case Type: [Case Type]</w:t>
            </w:r>
          </w:p>
          <w:p w:rsidRPr="0053782A" w:rsidR="00D04E7C" w:rsidP="001C3046" w:rsidRDefault="02C46F82" w14:paraId="0544CBF6" w14:textId="28B22668">
            <w:pPr>
              <w:pStyle w:val="ListParagraph"/>
              <w:numPr>
                <w:ilvl w:val="0"/>
                <w:numId w:val="68"/>
              </w:numPr>
              <w:spacing w:after="120" w:line="276" w:lineRule="auto"/>
              <w:jc w:val="both"/>
              <w:rPr>
                <w:rFonts w:ascii="Calibri" w:hAnsi="Calibri" w:eastAsia="Calibri" w:cs="Calibri"/>
              </w:rPr>
            </w:pPr>
            <w:r w:rsidRPr="5EAD1E39">
              <w:rPr>
                <w:rFonts w:ascii="Calibri" w:hAnsi="Calibri" w:eastAsia="Calibri" w:cs="Calibri"/>
              </w:rPr>
              <w:t>Category: [Category]</w:t>
            </w:r>
          </w:p>
          <w:p w:rsidRPr="0053782A" w:rsidR="00D04E7C" w:rsidP="001C3046" w:rsidRDefault="02C46F82" w14:paraId="67EF2A5C" w14:textId="1EACBC69">
            <w:pPr>
              <w:pStyle w:val="ListParagraph"/>
              <w:numPr>
                <w:ilvl w:val="0"/>
                <w:numId w:val="68"/>
              </w:numPr>
              <w:spacing w:after="120" w:line="276" w:lineRule="auto"/>
              <w:jc w:val="both"/>
              <w:rPr>
                <w:rFonts w:ascii="Calibri" w:hAnsi="Calibri" w:eastAsia="Calibri" w:cs="Calibri"/>
              </w:rPr>
            </w:pPr>
            <w:r w:rsidRPr="5EAD1E39">
              <w:rPr>
                <w:rFonts w:ascii="Calibri" w:hAnsi="Calibri" w:eastAsia="Calibri" w:cs="Calibri"/>
              </w:rPr>
              <w:t>Previous Resolution Date: [Resolved Date]</w:t>
            </w:r>
          </w:p>
          <w:p w:rsidRPr="0053782A" w:rsidR="00D04E7C" w:rsidP="00AB39CB" w:rsidRDefault="02C46F82" w14:paraId="4A9D8A57" w14:textId="060CEBB4">
            <w:pPr>
              <w:spacing w:after="120" w:line="276" w:lineRule="auto"/>
              <w:jc w:val="both"/>
            </w:pPr>
            <w:r w:rsidRPr="5EAD1E39">
              <w:rPr>
                <w:rFonts w:ascii="Calibri" w:hAnsi="Calibri" w:eastAsia="Calibri" w:cs="Calibri"/>
              </w:rPr>
              <w:t>Please review the latest response and take the necessary follow-up action.</w:t>
            </w:r>
          </w:p>
          <w:p w:rsidRPr="0053782A" w:rsidR="00D04E7C" w:rsidP="00AB39CB" w:rsidRDefault="02C46F82" w14:paraId="2B562AB2" w14:textId="5CB9AFE0">
            <w:pPr>
              <w:spacing w:after="120" w:line="276" w:lineRule="auto"/>
              <w:jc w:val="both"/>
            </w:pPr>
            <w:r w:rsidRPr="5EAD1E39">
              <w:rPr>
                <w:rFonts w:ascii="Calibri" w:hAnsi="Calibri" w:eastAsia="Calibri" w:cs="Calibri"/>
              </w:rPr>
              <w:t>[CRM Case Link]</w:t>
            </w:r>
          </w:p>
          <w:p w:rsidR="00AB39CB" w:rsidP="00AB39CB" w:rsidRDefault="02C46F82" w14:paraId="2534ABBE" w14:textId="77777777">
            <w:pPr>
              <w:spacing w:after="120" w:line="276" w:lineRule="auto"/>
              <w:jc w:val="both"/>
              <w:rPr>
                <w:rFonts w:ascii="Calibri" w:hAnsi="Calibri" w:cs="Calibri"/>
              </w:rPr>
            </w:pPr>
            <w:r w:rsidRPr="5EAD1E39">
              <w:rPr>
                <w:rFonts w:ascii="Calibri" w:hAnsi="Calibri" w:eastAsia="Calibri" w:cs="Calibri"/>
              </w:rPr>
              <w:t>Thank you.</w:t>
            </w:r>
          </w:p>
          <w:p w:rsidRPr="00AB39CB" w:rsidR="00D04E7C" w:rsidP="00AB39CB" w:rsidRDefault="02C46F82" w14:paraId="74265B9D" w14:textId="70AD5623">
            <w:pPr>
              <w:spacing w:after="120" w:line="276" w:lineRule="auto"/>
              <w:jc w:val="both"/>
              <w:rPr>
                <w:rFonts w:ascii="Calibri" w:hAnsi="Calibri" w:cs="Calibri"/>
              </w:rPr>
            </w:pPr>
            <w:r w:rsidRPr="5EAD1E39">
              <w:rPr>
                <w:rFonts w:ascii="Calibri" w:hAnsi="Calibri" w:eastAsia="Calibri" w:cs="Calibri"/>
              </w:rPr>
              <w:t>Case Management System</w:t>
            </w:r>
          </w:p>
          <w:p w:rsidRPr="0053782A" w:rsidR="00D04E7C" w:rsidP="00AB39CB" w:rsidRDefault="00D04E7C" w14:paraId="7CF07B05" w14:textId="0899F8A6">
            <w:pPr>
              <w:spacing w:after="120" w:line="276" w:lineRule="auto"/>
              <w:jc w:val="both"/>
            </w:pPr>
            <w:r w:rsidRPr="69A39596">
              <w:rPr>
                <w:rFonts w:ascii="Calibri" w:hAnsi="Calibri" w:eastAsia="Calibri" w:cs="Calibri"/>
                <w:i/>
                <w:iCs/>
              </w:rPr>
              <w:t xml:space="preserve">This is an automated </w:t>
            </w:r>
            <w:r w:rsidRPr="5EAD1E39" w:rsidR="02C46F82">
              <w:rPr>
                <w:rFonts w:ascii="Calibri" w:hAnsi="Calibri" w:eastAsia="Calibri" w:cs="Calibri"/>
                <w:i/>
                <w:iCs/>
              </w:rPr>
              <w:t>notification</w:t>
            </w:r>
            <w:r w:rsidRPr="69A39596">
              <w:rPr>
                <w:rFonts w:ascii="Calibri" w:hAnsi="Calibri" w:eastAsia="Calibri" w:cs="Calibri"/>
                <w:i/>
                <w:iCs/>
              </w:rPr>
              <w:t xml:space="preserve"> generated by the system.</w:t>
            </w:r>
          </w:p>
        </w:tc>
      </w:tr>
    </w:tbl>
    <w:p w:rsidRPr="00D04E7C" w:rsidR="00D04E7C" w:rsidP="00D04E7C" w:rsidRDefault="00D04E7C" w14:paraId="75316F39" w14:textId="77777777"/>
    <w:tbl>
      <w:tblPr>
        <w:tblStyle w:val="TableGrid"/>
        <w:tblW w:w="0" w:type="auto"/>
        <w:tblLook w:val="04A0" w:firstRow="1" w:lastRow="0" w:firstColumn="1" w:lastColumn="0" w:noHBand="0" w:noVBand="1"/>
      </w:tblPr>
      <w:tblGrid>
        <w:gridCol w:w="2405"/>
        <w:gridCol w:w="6611"/>
      </w:tblGrid>
      <w:tr w:rsidR="008E6B9E" w:rsidTr="00E065A6" w14:paraId="5C4F3C7A" w14:textId="77777777">
        <w:trPr>
          <w:trHeight w:val="300"/>
        </w:trPr>
        <w:tc>
          <w:tcPr>
            <w:tcW w:w="9016" w:type="dxa"/>
            <w:gridSpan w:val="2"/>
            <w:shd w:val="clear" w:color="auto" w:fill="000000" w:themeFill="text1"/>
          </w:tcPr>
          <w:p w:rsidR="7F7DE6AF" w:rsidP="7F7DE6AF" w:rsidRDefault="7F7DE6AF" w14:paraId="66B0198D" w14:textId="2CCA2969">
            <w:pPr>
              <w:spacing w:line="276" w:lineRule="auto"/>
              <w:jc w:val="both"/>
              <w:rPr>
                <w:rFonts w:ascii="Calibri" w:hAnsi="Calibri" w:eastAsia="Calibri" w:cs="Calibri"/>
                <w:b/>
                <w:bCs/>
                <w:color w:val="FFFFFF" w:themeColor="background1"/>
              </w:rPr>
            </w:pPr>
            <w:r w:rsidRPr="7F7DE6AF">
              <w:rPr>
                <w:rFonts w:ascii="Calibri" w:hAnsi="Calibri" w:eastAsia="Calibri" w:cs="Calibri"/>
                <w:b/>
                <w:bCs/>
                <w:color w:val="FFFFFF" w:themeColor="background1"/>
              </w:rPr>
              <w:t xml:space="preserve">Teams Sent to </w:t>
            </w:r>
            <w:r w:rsidRPr="7F7DE6AF" w:rsidR="476D148D">
              <w:rPr>
                <w:rFonts w:ascii="Calibri" w:hAnsi="Calibri" w:eastAsia="Calibri" w:cs="Calibri"/>
                <w:b/>
                <w:bCs/>
                <w:color w:val="FFFFFF" w:themeColor="background1"/>
              </w:rPr>
              <w:t>Case Owner</w:t>
            </w:r>
          </w:p>
        </w:tc>
      </w:tr>
      <w:tr w:rsidR="00D879E7" w:rsidTr="0086550E" w14:paraId="7561159D" w14:textId="77777777">
        <w:trPr>
          <w:trHeight w:val="300"/>
        </w:trPr>
        <w:tc>
          <w:tcPr>
            <w:tcW w:w="2405" w:type="dxa"/>
          </w:tcPr>
          <w:p w:rsidR="00E065A6" w:rsidP="00E065A6" w:rsidRDefault="00E065A6" w14:paraId="7067AE6B" w14:textId="6CAA0258">
            <w:pPr>
              <w:spacing w:line="276" w:lineRule="auto"/>
              <w:jc w:val="both"/>
              <w:rPr>
                <w:rFonts w:ascii="Calibri" w:hAnsi="Calibri" w:eastAsia="Calibri" w:cs="Calibri"/>
                <w:b/>
                <w:bCs/>
              </w:rPr>
            </w:pPr>
            <w:r>
              <w:rPr>
                <w:rFonts w:ascii="Calibri" w:hAnsi="Calibri" w:eastAsia="Calibri" w:cs="Calibri"/>
                <w:b/>
                <w:bCs/>
              </w:rPr>
              <w:t>Notification Channel:</w:t>
            </w:r>
          </w:p>
        </w:tc>
        <w:tc>
          <w:tcPr>
            <w:tcW w:w="6611" w:type="dxa"/>
          </w:tcPr>
          <w:p w:rsidRPr="003C756B" w:rsidR="00E065A6" w:rsidP="00E065A6" w:rsidRDefault="003C756B" w14:paraId="7BDCAC2F" w14:textId="0B80CB9C">
            <w:pPr>
              <w:spacing w:line="276" w:lineRule="auto"/>
            </w:pPr>
            <w:r>
              <w:rPr>
                <w:rFonts w:hint="eastAsia" w:ascii="Calibri" w:hAnsi="Calibri" w:cs="Calibri"/>
              </w:rPr>
              <w:t>Teams</w:t>
            </w:r>
          </w:p>
        </w:tc>
      </w:tr>
      <w:tr w:rsidR="00D879E7" w:rsidTr="0086550E" w14:paraId="056F9F4D" w14:textId="77777777">
        <w:trPr>
          <w:trHeight w:val="300"/>
        </w:trPr>
        <w:tc>
          <w:tcPr>
            <w:tcW w:w="2405" w:type="dxa"/>
          </w:tcPr>
          <w:p w:rsidRPr="7F7DE6AF" w:rsidR="00E065A6" w:rsidP="00E065A6" w:rsidRDefault="00E065A6" w14:paraId="56859984" w14:textId="260ED560">
            <w:pPr>
              <w:spacing w:line="276" w:lineRule="auto"/>
              <w:jc w:val="both"/>
              <w:rPr>
                <w:rFonts w:ascii="Calibri" w:hAnsi="Calibri" w:eastAsia="Calibri" w:cs="Calibri"/>
                <w:b/>
                <w:bCs/>
              </w:rPr>
            </w:pPr>
            <w:r>
              <w:rPr>
                <w:rFonts w:ascii="Calibri" w:hAnsi="Calibri" w:eastAsia="Calibri" w:cs="Calibri"/>
                <w:b/>
                <w:bCs/>
              </w:rPr>
              <w:t>Recipient:</w:t>
            </w:r>
          </w:p>
        </w:tc>
        <w:tc>
          <w:tcPr>
            <w:tcW w:w="6611" w:type="dxa"/>
          </w:tcPr>
          <w:p w:rsidRPr="7F7DE6AF" w:rsidR="00E065A6" w:rsidP="00E065A6" w:rsidRDefault="00CC3802" w14:paraId="5E5F348B" w14:textId="58E608F4">
            <w:pPr>
              <w:spacing w:line="276" w:lineRule="auto"/>
              <w:rPr>
                <w:rFonts w:ascii="Calibri" w:hAnsi="Calibri" w:eastAsia="Calibri" w:cs="Calibri"/>
                <w:b/>
                <w:bCs/>
              </w:rPr>
            </w:pPr>
            <w:r w:rsidRPr="00CC3802">
              <w:rPr>
                <w:rFonts w:ascii="Calibri" w:hAnsi="Calibri" w:cs="Calibri"/>
              </w:rPr>
              <w:t>Last Case Owner (who marked the case as Resolved)</w:t>
            </w:r>
          </w:p>
        </w:tc>
      </w:tr>
      <w:tr w:rsidR="00D879E7" w:rsidTr="0086550E" w14:paraId="0EACCD70" w14:textId="77777777">
        <w:trPr>
          <w:trHeight w:val="300"/>
        </w:trPr>
        <w:tc>
          <w:tcPr>
            <w:tcW w:w="2405" w:type="dxa"/>
          </w:tcPr>
          <w:p w:rsidRPr="7F7DE6AF" w:rsidR="00E065A6" w:rsidP="00E065A6" w:rsidRDefault="00E065A6" w14:paraId="7B227A5B" w14:textId="4B4FDD2C">
            <w:pPr>
              <w:spacing w:line="276" w:lineRule="auto"/>
              <w:jc w:val="both"/>
              <w:rPr>
                <w:rFonts w:ascii="Calibri" w:hAnsi="Calibri" w:eastAsia="Calibri" w:cs="Calibri"/>
                <w:b/>
                <w:bCs/>
              </w:rPr>
            </w:pPr>
            <w:r w:rsidRPr="7F7DE6AF">
              <w:rPr>
                <w:rFonts w:ascii="Calibri" w:hAnsi="Calibri" w:eastAsia="Calibri" w:cs="Calibri"/>
                <w:b/>
                <w:bCs/>
              </w:rPr>
              <w:t>Message:</w:t>
            </w:r>
            <w:r>
              <w:br/>
            </w:r>
          </w:p>
        </w:tc>
        <w:tc>
          <w:tcPr>
            <w:tcW w:w="6611" w:type="dxa"/>
          </w:tcPr>
          <w:p w:rsidRPr="00213CDE" w:rsidR="00213CDE" w:rsidP="00977377" w:rsidRDefault="00213CDE" w14:paraId="376D9FC2" w14:textId="77777777">
            <w:pPr>
              <w:spacing w:after="120" w:line="276" w:lineRule="auto"/>
              <w:rPr>
                <w:rFonts w:ascii="Calibri" w:hAnsi="Calibri" w:eastAsia="Calibri" w:cs="Calibri"/>
                <w:b/>
                <w:bCs/>
              </w:rPr>
            </w:pPr>
            <w:r w:rsidRPr="00213CDE">
              <w:rPr>
                <w:rFonts w:ascii="Calibri" w:hAnsi="Calibri" w:eastAsia="Calibri" w:cs="Calibri"/>
                <w:b/>
                <w:bCs/>
              </w:rPr>
              <w:t>Case Reopened – Action Required</w:t>
            </w:r>
          </w:p>
          <w:p w:rsidRPr="00213CDE" w:rsidR="00213CDE" w:rsidP="00977377" w:rsidRDefault="00213CDE" w14:paraId="0396B072" w14:textId="77777777">
            <w:pPr>
              <w:spacing w:after="120" w:line="276" w:lineRule="auto"/>
              <w:rPr>
                <w:rFonts w:ascii="Calibri" w:hAnsi="Calibri" w:eastAsia="Calibri" w:cs="Calibri"/>
              </w:rPr>
            </w:pPr>
            <w:r w:rsidRPr="00213CDE">
              <w:rPr>
                <w:rFonts w:ascii="Calibri" w:hAnsi="Calibri" w:eastAsia="Calibri" w:cs="Calibri"/>
              </w:rPr>
              <w:t xml:space="preserve">A new response has been received for Case </w:t>
            </w:r>
            <w:r w:rsidRPr="00213CDE">
              <w:rPr>
                <w:rFonts w:ascii="Calibri" w:hAnsi="Calibri" w:eastAsia="Calibri" w:cs="Calibri"/>
                <w:b/>
                <w:bCs/>
              </w:rPr>
              <w:t>[Case ID],</w:t>
            </w:r>
            <w:r w:rsidRPr="00213CDE">
              <w:rPr>
                <w:rFonts w:ascii="Calibri" w:hAnsi="Calibri" w:eastAsia="Calibri" w:cs="Calibri"/>
              </w:rPr>
              <w:t xml:space="preserve"> which was previously marked as </w:t>
            </w:r>
            <w:r w:rsidRPr="00213CDE">
              <w:rPr>
                <w:rFonts w:ascii="Calibri" w:hAnsi="Calibri" w:eastAsia="Calibri" w:cs="Calibri"/>
                <w:b/>
                <w:bCs/>
              </w:rPr>
              <w:t>resolved</w:t>
            </w:r>
            <w:r w:rsidRPr="00213CDE">
              <w:rPr>
                <w:rFonts w:ascii="Calibri" w:hAnsi="Calibri" w:eastAsia="Calibri" w:cs="Calibri"/>
              </w:rPr>
              <w:t xml:space="preserve">. The case has now been automatically reopened and updated to </w:t>
            </w:r>
            <w:r w:rsidRPr="00213CDE">
              <w:rPr>
                <w:rFonts w:ascii="Calibri" w:hAnsi="Calibri" w:eastAsia="Calibri" w:cs="Calibri"/>
                <w:b/>
                <w:bCs/>
              </w:rPr>
              <w:t>In Progress</w:t>
            </w:r>
            <w:r w:rsidRPr="00213CDE">
              <w:rPr>
                <w:rFonts w:ascii="Calibri" w:hAnsi="Calibri" w:eastAsia="Calibri" w:cs="Calibri"/>
              </w:rPr>
              <w:t>.</w:t>
            </w:r>
          </w:p>
          <w:p w:rsidRPr="00213CDE" w:rsidR="00213CDE" w:rsidP="00977377" w:rsidRDefault="00213CDE" w14:paraId="46FBA628" w14:textId="77777777">
            <w:pPr>
              <w:spacing w:after="120" w:line="276" w:lineRule="auto"/>
              <w:rPr>
                <w:rFonts w:ascii="Calibri" w:hAnsi="Calibri" w:eastAsia="Calibri" w:cs="Calibri"/>
              </w:rPr>
            </w:pPr>
            <w:r w:rsidRPr="00213CDE">
              <w:rPr>
                <w:rFonts w:ascii="Calibri" w:hAnsi="Calibri" w:eastAsia="Calibri" w:cs="Calibri"/>
              </w:rPr>
              <w:t>Patient: [Name]</w:t>
            </w:r>
            <w:r w:rsidRPr="00213CDE">
              <w:rPr>
                <w:rFonts w:ascii="Calibri" w:hAnsi="Calibri" w:eastAsia="Calibri" w:cs="Calibri"/>
              </w:rPr>
              <w:br/>
            </w:r>
            <w:r w:rsidRPr="00213CDE">
              <w:rPr>
                <w:rFonts w:ascii="Calibri" w:hAnsi="Calibri" w:eastAsia="Calibri" w:cs="Calibri"/>
              </w:rPr>
              <w:t>Case Type: [Case Type]</w:t>
            </w:r>
            <w:r w:rsidRPr="00213CDE">
              <w:rPr>
                <w:rFonts w:ascii="Calibri" w:hAnsi="Calibri" w:eastAsia="Calibri" w:cs="Calibri"/>
              </w:rPr>
              <w:br/>
            </w:r>
            <w:r w:rsidRPr="00213CDE">
              <w:rPr>
                <w:rFonts w:ascii="Calibri" w:hAnsi="Calibri" w:eastAsia="Calibri" w:cs="Calibri"/>
              </w:rPr>
              <w:t>Category: [Category]</w:t>
            </w:r>
          </w:p>
          <w:p w:rsidRPr="00213CDE" w:rsidR="00213CDE" w:rsidP="00977377" w:rsidRDefault="00213CDE" w14:paraId="3F2234D5" w14:textId="77777777">
            <w:pPr>
              <w:spacing w:after="120" w:line="276" w:lineRule="auto"/>
              <w:rPr>
                <w:rFonts w:ascii="Calibri" w:hAnsi="Calibri" w:eastAsia="Calibri" w:cs="Calibri"/>
              </w:rPr>
            </w:pPr>
            <w:r w:rsidRPr="00213CDE">
              <w:rPr>
                <w:rFonts w:ascii="Calibri" w:hAnsi="Calibri" w:eastAsia="Calibri" w:cs="Calibri"/>
              </w:rPr>
              <w:t>Please review the latest response and follow up accordingly.</w:t>
            </w:r>
          </w:p>
          <w:p w:rsidRPr="00B37EE1" w:rsidR="00E065A6" w:rsidP="00B37EE1" w:rsidRDefault="00213CDE" w14:paraId="74BCEBBE" w14:textId="55D0D51A">
            <w:pPr>
              <w:spacing w:after="120" w:line="276" w:lineRule="auto"/>
              <w:rPr>
                <w:rFonts w:ascii="Calibri" w:hAnsi="Calibri" w:cs="Calibri"/>
              </w:rPr>
            </w:pPr>
            <w:r w:rsidRPr="00213CDE">
              <w:rPr>
                <w:rFonts w:ascii="Calibri" w:hAnsi="Calibri" w:eastAsia="Calibri" w:cs="Calibri"/>
              </w:rPr>
              <w:t xml:space="preserve">[Case </w:t>
            </w:r>
            <w:r w:rsidR="00DD246B">
              <w:rPr>
                <w:rFonts w:hint="eastAsia" w:ascii="Calibri" w:hAnsi="Calibri" w:cs="Calibri"/>
              </w:rPr>
              <w:t>Link</w:t>
            </w:r>
            <w:r w:rsidRPr="00213CDE">
              <w:rPr>
                <w:rFonts w:ascii="Calibri" w:hAnsi="Calibri" w:eastAsia="Calibri" w:cs="Calibri"/>
              </w:rPr>
              <w:t>]</w:t>
            </w:r>
          </w:p>
        </w:tc>
      </w:tr>
    </w:tbl>
    <w:p w:rsidRPr="001A6861" w:rsidR="009C05AA" w:rsidP="007C6C3F" w:rsidRDefault="009C05AA" w14:paraId="76A6303C" w14:textId="3A50239E">
      <w:pPr>
        <w:spacing w:after="120"/>
        <w:rPr>
          <w:rFonts w:ascii="Calibri" w:hAnsi="Calibri" w:cs="Calibri"/>
        </w:rPr>
      </w:pPr>
    </w:p>
    <w:p w:rsidRPr="001A6861" w:rsidR="00421A5A" w:rsidP="007C6C3F" w:rsidRDefault="00421A5A" w14:paraId="4478B964" w14:textId="75E814F9">
      <w:pPr>
        <w:pStyle w:val="Heading2"/>
        <w:spacing w:before="0" w:after="120" w:line="240" w:lineRule="auto"/>
        <w:jc w:val="both"/>
        <w:rPr>
          <w:rFonts w:ascii="Calibri" w:hAnsi="Calibri" w:cs="Calibri"/>
        </w:rPr>
      </w:pPr>
      <w:bookmarkStart w:name="_Toc225287847" w:id="137"/>
      <w:r w:rsidRPr="001A6861">
        <w:rPr>
          <w:rFonts w:ascii="Calibri" w:hAnsi="Calibri" w:cs="Calibri"/>
        </w:rPr>
        <w:t>CM</w:t>
      </w:r>
      <w:r w:rsidRPr="001A6861" w:rsidR="00BB4861">
        <w:rPr>
          <w:rFonts w:ascii="Calibri" w:hAnsi="Calibri" w:cs="Calibri"/>
        </w:rPr>
        <w:t>-</w:t>
      </w:r>
      <w:r w:rsidRPr="001A6861">
        <w:rPr>
          <w:rFonts w:ascii="Calibri" w:hAnsi="Calibri" w:cs="Calibri"/>
        </w:rPr>
        <w:t xml:space="preserve">08 – </w:t>
      </w:r>
      <w:r w:rsidRPr="001A6861" w:rsidR="005B5A2B">
        <w:rPr>
          <w:rFonts w:ascii="Calibri" w:hAnsi="Calibri" w:cs="Calibri"/>
        </w:rPr>
        <w:t>Outstanding Actions Visibility</w:t>
      </w:r>
      <w:bookmarkEnd w:id="137"/>
      <w:r w:rsidR="00CC4D73">
        <w:rPr>
          <w:rFonts w:ascii="Calibri" w:hAnsi="Calibri" w:cs="Calibri"/>
        </w:rPr>
        <w:t xml:space="preserve"> Dashboard</w:t>
      </w:r>
    </w:p>
    <w:p w:rsidRPr="001A6861" w:rsidR="001F5EA4" w:rsidP="007C6C3F" w:rsidRDefault="0092208E" w14:paraId="61AACCB2" w14:textId="574FF3EE">
      <w:pPr>
        <w:pStyle w:val="Heading3"/>
        <w:spacing w:before="0" w:after="120"/>
        <w:jc w:val="both"/>
        <w:rPr>
          <w:rFonts w:ascii="Calibri" w:hAnsi="Calibri" w:cs="Calibri"/>
        </w:rPr>
      </w:pPr>
      <w:bookmarkStart w:name="_Toc225287848" w:id="138"/>
      <w:r w:rsidRPr="001A6861">
        <w:rPr>
          <w:rFonts w:ascii="Calibri" w:hAnsi="Calibri" w:cs="Calibri"/>
        </w:rPr>
        <w:t>Feature Overview</w:t>
      </w:r>
      <w:bookmarkEnd w:id="138"/>
    </w:p>
    <w:p w:rsidR="00FF6B2C" w:rsidP="00FF6B2C" w:rsidRDefault="000A1178" w14:paraId="3E0A5008" w14:textId="77777777">
      <w:pPr>
        <w:spacing w:after="120"/>
        <w:contextualSpacing/>
        <w:rPr>
          <w:rFonts w:ascii="Calibri" w:hAnsi="Calibri" w:cs="Calibri"/>
          <w:b/>
          <w:bCs/>
        </w:rPr>
      </w:pPr>
      <w:r w:rsidRPr="001A6861">
        <w:rPr>
          <w:rFonts w:ascii="Calibri" w:hAnsi="Calibri" w:cs="Calibri"/>
          <w:b/>
          <w:bCs/>
        </w:rPr>
        <w:t>Problem</w:t>
      </w:r>
    </w:p>
    <w:p w:rsidR="00B76D97" w:rsidP="007C6C3F" w:rsidRDefault="00753278" w14:paraId="4AE93F7B" w14:textId="04CE4635">
      <w:pPr>
        <w:spacing w:after="120" w:line="240" w:lineRule="auto"/>
        <w:contextualSpacing/>
        <w:jc w:val="both"/>
        <w:rPr>
          <w:rFonts w:ascii="Calibri" w:hAnsi="Calibri" w:cs="Calibri"/>
        </w:rPr>
      </w:pPr>
      <w:r w:rsidRPr="00753278">
        <w:rPr>
          <w:rFonts w:ascii="Calibri" w:hAnsi="Calibri" w:cs="Calibri"/>
        </w:rPr>
        <w:t>Agents and managers lack a clear, real-time view of pending and overdue tasks. To track the status of their cases, agents currently rely on a manually updated Excel worksheet that the contact team maintains on a daily basis.</w:t>
      </w:r>
    </w:p>
    <w:p w:rsidRPr="001A6861" w:rsidR="00753278" w:rsidP="007C6C3F" w:rsidRDefault="00753278" w14:paraId="6BF0A0ED" w14:textId="77777777">
      <w:pPr>
        <w:spacing w:after="120" w:line="240" w:lineRule="auto"/>
        <w:contextualSpacing/>
        <w:jc w:val="both"/>
        <w:rPr>
          <w:rFonts w:ascii="Calibri" w:hAnsi="Calibri" w:cs="Calibri"/>
          <w:b/>
          <w:bCs/>
        </w:rPr>
      </w:pPr>
    </w:p>
    <w:p w:rsidRPr="001A6861" w:rsidR="001F5EA4" w:rsidP="007C6C3F" w:rsidRDefault="00421A5A" w14:paraId="368C6338" w14:textId="4C7C2CE1">
      <w:pPr>
        <w:spacing w:after="120"/>
        <w:contextualSpacing/>
        <w:rPr>
          <w:rFonts w:ascii="Calibri" w:hAnsi="Calibri" w:cs="Calibri"/>
          <w:b/>
          <w:bCs/>
        </w:rPr>
      </w:pPr>
      <w:r w:rsidRPr="001A6861">
        <w:rPr>
          <w:rFonts w:ascii="Calibri" w:hAnsi="Calibri" w:cs="Calibri"/>
          <w:b/>
          <w:bCs/>
        </w:rPr>
        <w:t>Proposed Solution</w:t>
      </w:r>
    </w:p>
    <w:p w:rsidRPr="001A6861" w:rsidR="001F5EA4" w:rsidP="007C6C3F" w:rsidRDefault="00A42BBB" w14:paraId="717A44DA" w14:textId="107BBCC8">
      <w:pPr>
        <w:spacing w:after="120" w:line="240" w:lineRule="auto"/>
        <w:contextualSpacing/>
        <w:jc w:val="both"/>
        <w:rPr>
          <w:rFonts w:ascii="Calibri" w:hAnsi="Calibri" w:cs="Calibri"/>
        </w:rPr>
      </w:pPr>
      <w:commentRangeStart w:id="139"/>
      <w:r w:rsidRPr="001A6861">
        <w:rPr>
          <w:rFonts w:ascii="Calibri" w:hAnsi="Calibri" w:cs="Calibri"/>
        </w:rPr>
        <w:t>CRM dashboards and views with outstanding action indicators.</w:t>
      </w:r>
      <w:commentRangeEnd w:id="139"/>
      <w:r w:rsidRPr="001A6861" w:rsidR="00432880">
        <w:rPr>
          <w:rStyle w:val="CommentReference"/>
          <w:rFonts w:ascii="Calibri" w:hAnsi="Calibri" w:cs="Calibri"/>
          <w:sz w:val="24"/>
          <w:szCs w:val="24"/>
        </w:rPr>
        <w:commentReference w:id="139"/>
      </w:r>
    </w:p>
    <w:p w:rsidRPr="001A6861" w:rsidR="00005B47" w:rsidP="007C6C3F" w:rsidRDefault="00881D1D" w14:paraId="004936A1" w14:textId="0B6A6571">
      <w:pPr>
        <w:spacing w:after="120"/>
        <w:rPr>
          <w:rFonts w:ascii="Calibri" w:hAnsi="Calibri" w:cs="Calibri"/>
        </w:rPr>
      </w:pPr>
      <w:r w:rsidRPr="001A6861">
        <w:rPr>
          <w:rFonts w:ascii="Calibri" w:hAnsi="Calibri" w:cs="Calibri"/>
        </w:rPr>
        <w:t>Use calculated fields, views, and dashboards.</w:t>
      </w:r>
    </w:p>
    <w:p w:rsidRPr="001A6861" w:rsidR="00421A5A" w:rsidP="007C6C3F" w:rsidRDefault="00AA64A5" w14:paraId="1EAA718C" w14:textId="4779D0F2">
      <w:pPr>
        <w:pStyle w:val="Heading3"/>
        <w:spacing w:before="0" w:after="120"/>
        <w:jc w:val="both"/>
        <w:rPr>
          <w:rFonts w:ascii="Calibri" w:hAnsi="Calibri" w:cs="Calibri"/>
        </w:rPr>
      </w:pPr>
      <w:bookmarkStart w:name="_Toc225287849" w:id="140"/>
      <w:r w:rsidRPr="001A6861">
        <w:rPr>
          <w:rFonts w:ascii="Calibri" w:hAnsi="Calibri" w:cs="Calibri"/>
        </w:rPr>
        <w:t>Functional</w:t>
      </w:r>
      <w:r w:rsidRPr="001A6861" w:rsidR="00421A5A">
        <w:rPr>
          <w:rFonts w:ascii="Calibri" w:hAnsi="Calibri" w:cs="Calibri"/>
        </w:rPr>
        <w:t xml:space="preserve"> </w:t>
      </w:r>
      <w:r w:rsidRPr="001A6861" w:rsidR="00A62AE8">
        <w:rPr>
          <w:rFonts w:ascii="Calibri" w:hAnsi="Calibri" w:cs="Calibri"/>
        </w:rPr>
        <w:t>Requirements</w:t>
      </w:r>
      <w:bookmarkEnd w:id="140"/>
    </w:p>
    <w:p w:rsidRPr="001A6861" w:rsidR="00116ED1" w:rsidP="007C6C3F" w:rsidRDefault="00066C90" w14:paraId="2E98FF8B" w14:textId="42B2A3B3">
      <w:pPr>
        <w:pStyle w:val="Heading4"/>
        <w:spacing w:before="0" w:after="120"/>
        <w:rPr>
          <w:rFonts w:ascii="Calibri" w:hAnsi="Calibri" w:cs="Calibri"/>
        </w:rPr>
      </w:pPr>
      <w:r>
        <w:rPr>
          <w:rFonts w:ascii="Calibri" w:hAnsi="Calibri" w:cs="Calibri"/>
        </w:rPr>
        <w:t>New Page</w:t>
      </w:r>
      <w:r w:rsidR="00A262DC">
        <w:rPr>
          <w:rFonts w:ascii="Calibri" w:hAnsi="Calibri" w:cs="Calibri"/>
        </w:rPr>
        <w:t>/Table</w:t>
      </w:r>
      <w:r>
        <w:rPr>
          <w:rFonts w:ascii="Calibri" w:hAnsi="Calibri" w:cs="Calibri"/>
        </w:rPr>
        <w:t xml:space="preserve"> 01</w:t>
      </w:r>
      <w:r w:rsidRPr="001A6861" w:rsidR="00116ED1">
        <w:rPr>
          <w:rFonts w:ascii="Calibri" w:hAnsi="Calibri" w:cs="Calibri"/>
        </w:rPr>
        <w:t xml:space="preserve"> – SLA Indicators &amp; Dashboards</w:t>
      </w:r>
    </w:p>
    <w:p w:rsidR="005035D4" w:rsidP="007C6C3F" w:rsidRDefault="005035D4" w14:paraId="07958F9B" w14:textId="3B856EA9">
      <w:pPr>
        <w:spacing w:after="120"/>
        <w:rPr>
          <w:rFonts w:ascii="Calibri" w:hAnsi="Calibri" w:cs="Calibri"/>
          <w:b/>
          <w:bCs/>
        </w:rPr>
      </w:pPr>
      <w:r>
        <w:rPr>
          <w:rFonts w:ascii="Calibri" w:hAnsi="Calibri" w:cs="Calibri"/>
          <w:b/>
          <w:bCs/>
        </w:rPr>
        <w:t>Estimated Man Days: 5 Days</w:t>
      </w:r>
    </w:p>
    <w:p w:rsidRPr="001A6861" w:rsidR="00AB4113" w:rsidP="007C6C3F" w:rsidRDefault="00AB4113" w14:paraId="6F9F7BB0" w14:textId="1C51C23E">
      <w:pPr>
        <w:spacing w:after="120"/>
        <w:rPr>
          <w:rFonts w:ascii="Calibri" w:hAnsi="Calibri" w:cs="Calibri"/>
          <w:b/>
          <w:bCs/>
        </w:rPr>
      </w:pPr>
      <w:r w:rsidRPr="001A6861">
        <w:rPr>
          <w:rFonts w:ascii="Calibri" w:hAnsi="Calibri" w:cs="Calibri"/>
          <w:b/>
          <w:bCs/>
        </w:rPr>
        <w:t xml:space="preserve">System shall: </w:t>
      </w:r>
    </w:p>
    <w:p w:rsidRPr="001A6861" w:rsidR="00540678" w:rsidP="00C77D57" w:rsidRDefault="00421A5A" w14:paraId="3CB1E2C5" w14:textId="40A0DF77">
      <w:pPr>
        <w:numPr>
          <w:ilvl w:val="0"/>
          <w:numId w:val="18"/>
        </w:numPr>
        <w:spacing w:after="120" w:line="240" w:lineRule="auto"/>
        <w:ind w:hanging="357"/>
        <w:contextualSpacing/>
        <w:jc w:val="both"/>
        <w:rPr>
          <w:rFonts w:ascii="Calibri" w:hAnsi="Calibri" w:cs="Calibri"/>
        </w:rPr>
      </w:pPr>
      <w:r w:rsidRPr="001A6861">
        <w:rPr>
          <w:rFonts w:ascii="Calibri" w:hAnsi="Calibri" w:cs="Calibri"/>
        </w:rPr>
        <w:t>Calculated fields:</w:t>
      </w:r>
    </w:p>
    <w:p w:rsidRPr="001A6861" w:rsidR="00421A5A" w:rsidP="00C77D57" w:rsidRDefault="00421A5A" w14:paraId="2FAB956E" w14:textId="53D6AE2B">
      <w:pPr>
        <w:numPr>
          <w:ilvl w:val="1"/>
          <w:numId w:val="18"/>
        </w:numPr>
        <w:spacing w:after="120" w:line="240" w:lineRule="auto"/>
        <w:ind w:hanging="357"/>
        <w:contextualSpacing/>
        <w:jc w:val="both"/>
        <w:rPr>
          <w:rFonts w:ascii="Calibri" w:hAnsi="Calibri" w:cs="Calibri"/>
        </w:rPr>
      </w:pPr>
      <w:r w:rsidRPr="001A6861">
        <w:rPr>
          <w:rFonts w:ascii="Calibri" w:hAnsi="Calibri" w:cs="Calibri"/>
        </w:rPr>
        <w:t>Days since last action</w:t>
      </w:r>
    </w:p>
    <w:p w:rsidRPr="001A6861" w:rsidR="00421A5A" w:rsidP="00C77D57" w:rsidRDefault="00421A5A" w14:paraId="64907526" w14:textId="77777777">
      <w:pPr>
        <w:numPr>
          <w:ilvl w:val="1"/>
          <w:numId w:val="18"/>
        </w:numPr>
        <w:spacing w:after="120" w:line="240" w:lineRule="auto"/>
        <w:ind w:hanging="357"/>
        <w:contextualSpacing/>
        <w:jc w:val="both"/>
        <w:rPr>
          <w:rFonts w:ascii="Calibri" w:hAnsi="Calibri" w:cs="Calibri"/>
        </w:rPr>
      </w:pPr>
      <w:r w:rsidRPr="001A6861">
        <w:rPr>
          <w:rFonts w:ascii="Calibri" w:hAnsi="Calibri" w:cs="Calibri"/>
        </w:rPr>
        <w:t>SLA countdown</w:t>
      </w:r>
    </w:p>
    <w:p w:rsidRPr="001A6861" w:rsidR="00421A5A" w:rsidP="00C77D57" w:rsidRDefault="00421A5A" w14:paraId="14EB2AFE" w14:textId="77777777">
      <w:pPr>
        <w:numPr>
          <w:ilvl w:val="1"/>
          <w:numId w:val="18"/>
        </w:numPr>
        <w:spacing w:after="120" w:line="240" w:lineRule="auto"/>
        <w:ind w:hanging="357"/>
        <w:jc w:val="both"/>
        <w:rPr>
          <w:rFonts w:ascii="Calibri" w:hAnsi="Calibri" w:cs="Calibri"/>
        </w:rPr>
      </w:pPr>
      <w:r w:rsidRPr="001A6861">
        <w:rPr>
          <w:rFonts w:ascii="Calibri" w:hAnsi="Calibri" w:cs="Calibri"/>
        </w:rPr>
        <w:t>Overdue flag</w:t>
      </w:r>
    </w:p>
    <w:p w:rsidRPr="001A6861" w:rsidR="003D1B9E" w:rsidP="00C77D57" w:rsidRDefault="003D1B9E" w14:paraId="18A1C822" w14:textId="77777777">
      <w:pPr>
        <w:numPr>
          <w:ilvl w:val="0"/>
          <w:numId w:val="18"/>
        </w:numPr>
        <w:spacing w:after="120" w:line="240" w:lineRule="auto"/>
        <w:ind w:hanging="357"/>
        <w:contextualSpacing/>
        <w:jc w:val="both"/>
        <w:rPr>
          <w:rFonts w:ascii="Calibri" w:hAnsi="Calibri" w:cs="Calibri"/>
        </w:rPr>
      </w:pPr>
      <w:r w:rsidRPr="001A6861">
        <w:rPr>
          <w:rFonts w:ascii="Calibri" w:hAnsi="Calibri" w:cs="Calibri"/>
        </w:rPr>
        <w:t>New “Outstanding Cases” page</w:t>
      </w:r>
    </w:p>
    <w:p w:rsidRPr="001A6861" w:rsidR="003D1B9E" w:rsidP="001C3046" w:rsidRDefault="00565B66" w14:paraId="11878E21" w14:textId="327F2273">
      <w:pPr>
        <w:pStyle w:val="ListParagraph"/>
        <w:numPr>
          <w:ilvl w:val="1"/>
          <w:numId w:val="68"/>
        </w:numPr>
        <w:spacing w:after="120"/>
      </w:pPr>
      <w:r w:rsidRPr="00565B66">
        <w:rPr>
          <w:rFonts w:ascii="Calibri" w:hAnsi="Calibri" w:cs="Calibri"/>
          <w:color w:val="000000"/>
        </w:rPr>
        <w:t>My Pending Cases – The total unresolved cases assigned to the Seat agent, including those both within and outside SLA.</w:t>
      </w:r>
    </w:p>
    <w:p w:rsidRPr="00E578C8" w:rsidR="00E578C8" w:rsidP="001C3046" w:rsidRDefault="00E578C8" w14:paraId="5AC8C1F2" w14:textId="56E0D35A">
      <w:pPr>
        <w:pStyle w:val="ListParagraph"/>
        <w:numPr>
          <w:ilvl w:val="1"/>
          <w:numId w:val="68"/>
        </w:numPr>
        <w:rPr>
          <w:rFonts w:ascii="Calibri" w:hAnsi="Calibri" w:cs="Calibri"/>
          <w:color w:val="000000"/>
        </w:rPr>
      </w:pPr>
      <w:r w:rsidRPr="00E578C8">
        <w:rPr>
          <w:rFonts w:ascii="Calibri" w:hAnsi="Calibri" w:cs="Calibri"/>
          <w:color w:val="000000"/>
        </w:rPr>
        <w:t xml:space="preserve">Overdue Cases: Cases without agent response after 3 </w:t>
      </w:r>
      <w:r w:rsidR="008B40D9">
        <w:rPr>
          <w:rFonts w:ascii="Calibri" w:hAnsi="Calibri" w:cs="Calibri"/>
          <w:color w:val="000000"/>
        </w:rPr>
        <w:t>and</w:t>
      </w:r>
      <w:r w:rsidRPr="00E578C8">
        <w:rPr>
          <w:rFonts w:ascii="Calibri" w:hAnsi="Calibri" w:cs="Calibri"/>
          <w:color w:val="000000"/>
        </w:rPr>
        <w:t xml:space="preserve"> 7 days.</w:t>
      </w:r>
      <w:r>
        <w:rPr>
          <w:rFonts w:ascii="Calibri" w:hAnsi="Calibri" w:cs="Calibri"/>
          <w:color w:val="000000"/>
        </w:rPr>
        <w:t xml:space="preserve"> Sum of SLA 1 </w:t>
      </w:r>
      <w:r w:rsidR="001C3046">
        <w:rPr>
          <w:rFonts w:ascii="Calibri" w:hAnsi="Calibri" w:cs="Calibri"/>
          <w:color w:val="000000"/>
        </w:rPr>
        <w:t>and</w:t>
      </w:r>
      <w:r>
        <w:rPr>
          <w:rFonts w:ascii="Calibri" w:hAnsi="Calibri" w:cs="Calibri"/>
          <w:color w:val="000000"/>
        </w:rPr>
        <w:t xml:space="preserve"> SLA 2</w:t>
      </w:r>
      <w:r w:rsidR="001C3046">
        <w:rPr>
          <w:rFonts w:ascii="Calibri" w:hAnsi="Calibri" w:cs="Calibri"/>
          <w:color w:val="000000"/>
        </w:rPr>
        <w:t xml:space="preserve">. </w:t>
      </w:r>
    </w:p>
    <w:p w:rsidRPr="00E578C8" w:rsidR="00E578C8" w:rsidP="001C3046" w:rsidRDefault="00FC235E" w14:paraId="2DCEC2B1" w14:textId="41A7454A">
      <w:pPr>
        <w:pStyle w:val="ListParagraph"/>
        <w:numPr>
          <w:ilvl w:val="0"/>
          <w:numId w:val="75"/>
        </w:numPr>
      </w:pPr>
      <w:r w:rsidRPr="00FC235E">
        <w:rPr>
          <w:rFonts w:ascii="Calibri" w:hAnsi="Calibri" w:cs="Calibri"/>
          <w:color w:val="000000"/>
        </w:rPr>
        <w:t>SLA 1 (3 Days): Cases that exceed the 3-day SLA and are awaiting an agent response.</w:t>
      </w:r>
    </w:p>
    <w:p w:rsidRPr="00E578C8" w:rsidR="003D1B9E" w:rsidP="001C3046" w:rsidRDefault="00E578C8" w14:paraId="6DAE15E9" w14:textId="2480612F">
      <w:pPr>
        <w:pStyle w:val="ListParagraph"/>
        <w:numPr>
          <w:ilvl w:val="1"/>
          <w:numId w:val="68"/>
        </w:numPr>
        <w:rPr>
          <w:rFonts w:ascii="Calibri" w:hAnsi="Calibri" w:cs="Calibri"/>
          <w:color w:val="000000"/>
        </w:rPr>
      </w:pPr>
      <w:r w:rsidRPr="00E578C8">
        <w:rPr>
          <w:rFonts w:ascii="Calibri" w:hAnsi="Calibri" w:cs="Calibri"/>
          <w:color w:val="000000"/>
        </w:rPr>
        <w:t xml:space="preserve">SLA 2 </w:t>
      </w:r>
      <w:r>
        <w:rPr>
          <w:rFonts w:ascii="Calibri" w:hAnsi="Calibri" w:cs="Calibri"/>
          <w:color w:val="000000"/>
        </w:rPr>
        <w:t>(</w:t>
      </w:r>
      <w:r w:rsidR="00893C36">
        <w:rPr>
          <w:rFonts w:ascii="Calibri" w:hAnsi="Calibri" w:cs="Calibri"/>
          <w:color w:val="000000"/>
        </w:rPr>
        <w:t>7</w:t>
      </w:r>
      <w:r>
        <w:rPr>
          <w:rFonts w:ascii="Calibri" w:hAnsi="Calibri" w:cs="Calibri"/>
          <w:color w:val="000000"/>
        </w:rPr>
        <w:t xml:space="preserve"> Days)</w:t>
      </w:r>
      <w:r w:rsidRPr="00E578C8">
        <w:rPr>
          <w:rFonts w:ascii="Calibri" w:hAnsi="Calibri" w:cs="Calibri"/>
          <w:color w:val="000000"/>
        </w:rPr>
        <w:t>:</w:t>
      </w:r>
      <w:r w:rsidR="003B12E9">
        <w:rPr>
          <w:rFonts w:ascii="Calibri" w:hAnsi="Calibri" w:cs="Calibri"/>
          <w:color w:val="000000"/>
        </w:rPr>
        <w:t xml:space="preserve"> </w:t>
      </w:r>
      <w:r w:rsidRPr="00FC235E" w:rsidR="00FC235E">
        <w:rPr>
          <w:rFonts w:ascii="Calibri" w:hAnsi="Calibri" w:cs="Calibri"/>
          <w:color w:val="000000"/>
        </w:rPr>
        <w:t xml:space="preserve">Cases that exceed the </w:t>
      </w:r>
      <w:r w:rsidR="00FC235E">
        <w:rPr>
          <w:rFonts w:ascii="Calibri" w:hAnsi="Calibri" w:cs="Calibri"/>
          <w:color w:val="000000"/>
        </w:rPr>
        <w:t>7</w:t>
      </w:r>
      <w:r w:rsidRPr="00FC235E" w:rsidR="00FC235E">
        <w:rPr>
          <w:rFonts w:ascii="Calibri" w:hAnsi="Calibri" w:cs="Calibri"/>
          <w:color w:val="000000"/>
        </w:rPr>
        <w:t>-day SLA and are awaiting an agent response.</w:t>
      </w:r>
    </w:p>
    <w:p w:rsidR="0053233A" w:rsidP="007C6C3F" w:rsidRDefault="0053233A" w14:paraId="44FC8A5C" w14:textId="77777777">
      <w:pPr>
        <w:spacing w:after="120" w:line="240" w:lineRule="auto"/>
        <w:jc w:val="both"/>
        <w:rPr>
          <w:rFonts w:ascii="Calibri" w:hAnsi="Calibri" w:cs="Calibri"/>
          <w:b/>
          <w:bCs/>
        </w:rPr>
      </w:pPr>
    </w:p>
    <w:p w:rsidRPr="001A6861" w:rsidR="00470D3B" w:rsidP="007C6C3F" w:rsidRDefault="00470D3B" w14:paraId="35A8A6B9" w14:textId="2D0F74B2">
      <w:pPr>
        <w:spacing w:after="120" w:line="240" w:lineRule="auto"/>
        <w:jc w:val="both"/>
        <w:rPr>
          <w:rFonts w:ascii="Calibri" w:hAnsi="Calibri" w:cs="Calibri"/>
        </w:rPr>
      </w:pPr>
      <w:r w:rsidRPr="001A6861">
        <w:rPr>
          <w:rFonts w:ascii="Calibri" w:hAnsi="Calibri" w:cs="Calibri"/>
          <w:b/>
          <w:bCs/>
        </w:rPr>
        <w:t>Acceptance Criteria</w:t>
      </w:r>
    </w:p>
    <w:p w:rsidR="00470D3B" w:rsidP="001C3046" w:rsidRDefault="006512F7" w14:paraId="7B1AEC19" w14:textId="075D331F">
      <w:pPr>
        <w:numPr>
          <w:ilvl w:val="0"/>
          <w:numId w:val="37"/>
        </w:numPr>
        <w:spacing w:after="120" w:line="240" w:lineRule="auto"/>
        <w:contextualSpacing/>
        <w:jc w:val="both"/>
        <w:rPr>
          <w:rFonts w:ascii="Calibri" w:hAnsi="Calibri" w:cs="Calibri"/>
        </w:rPr>
      </w:pPr>
      <w:r>
        <w:rPr>
          <w:rFonts w:ascii="Calibri" w:hAnsi="Calibri" w:cs="Calibri"/>
        </w:rPr>
        <w:t xml:space="preserve">Each team </w:t>
      </w:r>
      <w:r w:rsidRPr="001A6861" w:rsidR="00273CD6">
        <w:rPr>
          <w:rFonts w:ascii="Calibri" w:hAnsi="Calibri" w:cs="Calibri"/>
        </w:rPr>
        <w:t>sees</w:t>
      </w:r>
      <w:r w:rsidRPr="001A6861" w:rsidR="006C3D89">
        <w:rPr>
          <w:rFonts w:ascii="Calibri" w:hAnsi="Calibri" w:cs="Calibri"/>
        </w:rPr>
        <w:t xml:space="preserve"> all the cases assigned to them</w:t>
      </w:r>
    </w:p>
    <w:p w:rsidR="006512F7" w:rsidP="001C3046" w:rsidRDefault="006512F7" w14:paraId="25ED17C2" w14:textId="4841FFB9">
      <w:pPr>
        <w:numPr>
          <w:ilvl w:val="0"/>
          <w:numId w:val="37"/>
        </w:numPr>
        <w:spacing w:after="120" w:line="240" w:lineRule="auto"/>
        <w:contextualSpacing/>
        <w:jc w:val="both"/>
        <w:rPr>
          <w:rFonts w:ascii="Calibri" w:hAnsi="Calibri" w:cs="Calibri"/>
        </w:rPr>
      </w:pPr>
      <w:commentRangeStart w:id="141"/>
      <w:commentRangeStart w:id="142"/>
      <w:commentRangeStart w:id="143"/>
      <w:r>
        <w:rPr>
          <w:rFonts w:ascii="Calibri" w:hAnsi="Calibri" w:cs="Calibri"/>
        </w:rPr>
        <w:t>Team BO/Team PSC/Team Clinic Ops can view the cases</w:t>
      </w:r>
      <w:r w:rsidR="00BA2513">
        <w:rPr>
          <w:rFonts w:ascii="Calibri" w:hAnsi="Calibri" w:cs="Calibri"/>
        </w:rPr>
        <w:t xml:space="preserve"> from each other’s team.</w:t>
      </w:r>
    </w:p>
    <w:p w:rsidRPr="001A6861" w:rsidR="00BA2513" w:rsidP="001C3046" w:rsidRDefault="00BA2513" w14:paraId="33C96682" w14:textId="44B1F318">
      <w:pPr>
        <w:numPr>
          <w:ilvl w:val="0"/>
          <w:numId w:val="37"/>
        </w:numPr>
        <w:spacing w:after="120" w:line="240" w:lineRule="auto"/>
        <w:contextualSpacing/>
        <w:jc w:val="both"/>
        <w:rPr>
          <w:rFonts w:ascii="Calibri" w:hAnsi="Calibri" w:cs="Calibri"/>
        </w:rPr>
      </w:pPr>
      <w:r>
        <w:rPr>
          <w:rFonts w:ascii="Calibri" w:hAnsi="Calibri" w:cs="Calibri"/>
        </w:rPr>
        <w:t>Team BO/Team PSC/Team Clinic Ops cannot view cases from TMPL and CX.</w:t>
      </w:r>
    </w:p>
    <w:p w:rsidR="00757D1B" w:rsidP="007C6C3F" w:rsidRDefault="00432880" w14:paraId="1DE728E7" w14:textId="77777777">
      <w:pPr>
        <w:spacing w:after="120" w:line="240" w:lineRule="auto"/>
        <w:jc w:val="both"/>
        <w:rPr>
          <w:rFonts w:ascii="Calibri" w:hAnsi="Calibri" w:cs="Calibri"/>
        </w:rPr>
      </w:pPr>
      <w:commentRangeEnd w:id="141"/>
      <w:r>
        <w:rPr>
          <w:rStyle w:val="CommentReference"/>
          <w:rFonts w:ascii="Calibri" w:hAnsi="Calibri" w:cs="Calibri"/>
          <w:sz w:val="24"/>
          <w:szCs w:val="24"/>
        </w:rPr>
        <w:commentReference w:id="141"/>
      </w:r>
      <w:commentRangeEnd w:id="142"/>
      <w:r>
        <w:rPr>
          <w:rStyle w:val="CommentReference"/>
        </w:rPr>
        <w:commentReference w:id="142"/>
      </w:r>
      <w:commentRangeEnd w:id="143"/>
      <w:r>
        <w:rPr>
          <w:rStyle w:val="CommentReference"/>
        </w:rPr>
        <w:commentReference w:id="143"/>
      </w:r>
    </w:p>
    <w:p w:rsidR="008D527D" w:rsidP="00FA1575" w:rsidRDefault="008D527D" w14:paraId="4E11027E" w14:textId="5CEF6C71">
      <w:pPr>
        <w:spacing w:after="0" w:line="240" w:lineRule="auto"/>
        <w:jc w:val="center"/>
        <w:rPr>
          <w:rFonts w:ascii="Calibri" w:hAnsi="Calibri" w:cs="Calibri"/>
        </w:rPr>
      </w:pPr>
      <w:r>
        <w:rPr>
          <w:noProof/>
        </w:rPr>
        <w:drawing>
          <wp:inline distT="0" distB="0" distL="0" distR="0" wp14:anchorId="68201E83" wp14:editId="3686120C">
            <wp:extent cx="5731510" cy="2073275"/>
            <wp:effectExtent l="19050" t="19050" r="21590" b="22225"/>
            <wp:docPr id="55317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71851" name=""/>
                    <pic:cNvPicPr/>
                  </pic:nvPicPr>
                  <pic:blipFill>
                    <a:blip r:embed="rId26"/>
                    <a:stretch>
                      <a:fillRect/>
                    </a:stretch>
                  </pic:blipFill>
                  <pic:spPr>
                    <a:xfrm>
                      <a:off x="0" y="0"/>
                      <a:ext cx="5731510" cy="2073275"/>
                    </a:xfrm>
                    <a:prstGeom prst="rect">
                      <a:avLst/>
                    </a:prstGeom>
                    <a:ln>
                      <a:solidFill>
                        <a:schemeClr val="bg1">
                          <a:lumMod val="75000"/>
                        </a:schemeClr>
                      </a:solidFill>
                    </a:ln>
                  </pic:spPr>
                </pic:pic>
              </a:graphicData>
            </a:graphic>
          </wp:inline>
        </w:drawing>
      </w:r>
    </w:p>
    <w:p w:rsidR="008D527D" w:rsidP="008D527D" w:rsidRDefault="008D527D" w14:paraId="55427E91" w14:textId="0912BCAE">
      <w:pPr>
        <w:spacing w:after="120" w:line="240" w:lineRule="auto"/>
        <w:jc w:val="center"/>
        <w:rPr>
          <w:rFonts w:ascii="Calibri" w:hAnsi="Calibri" w:cs="Calibri"/>
          <w:i/>
          <w:iCs/>
          <w:color w:val="45B0E1" w:themeColor="accent1" w:themeTint="99"/>
        </w:rPr>
      </w:pPr>
      <w:r w:rsidRPr="008D527D">
        <w:rPr>
          <w:rFonts w:ascii="Calibri" w:hAnsi="Calibri" w:cs="Calibri"/>
          <w:i/>
          <w:iCs/>
          <w:color w:val="45B0E1" w:themeColor="accent1" w:themeTint="99"/>
        </w:rPr>
        <w:t xml:space="preserve">Dashboard </w:t>
      </w:r>
      <w:r>
        <w:rPr>
          <w:rFonts w:ascii="Calibri" w:hAnsi="Calibri" w:cs="Calibri"/>
          <w:i/>
          <w:iCs/>
          <w:color w:val="45B0E1" w:themeColor="accent1" w:themeTint="99"/>
        </w:rPr>
        <w:t xml:space="preserve">Low Fidelity </w:t>
      </w:r>
      <w:r w:rsidRPr="008D527D">
        <w:rPr>
          <w:rFonts w:ascii="Calibri" w:hAnsi="Calibri" w:cs="Calibri"/>
          <w:i/>
          <w:iCs/>
          <w:color w:val="45B0E1" w:themeColor="accent1" w:themeTint="99"/>
        </w:rPr>
        <w:t>Design</w:t>
      </w:r>
    </w:p>
    <w:p w:rsidR="00ED5376" w:rsidP="00ED5376" w:rsidRDefault="00ED5376" w14:paraId="6DB50ACB" w14:textId="77777777">
      <w:pPr>
        <w:spacing w:after="120" w:line="240" w:lineRule="auto"/>
        <w:rPr>
          <w:rFonts w:ascii="Calibri" w:hAnsi="Calibri" w:cs="Calibri"/>
          <w:i/>
          <w:iCs/>
          <w:color w:val="45B0E1" w:themeColor="accent1" w:themeTint="99"/>
        </w:rPr>
      </w:pPr>
    </w:p>
    <w:p w:rsidRPr="008D527D" w:rsidR="00ED5376" w:rsidP="00ED5376" w:rsidRDefault="00ED5376" w14:paraId="2DE70F06" w14:textId="77777777">
      <w:pPr>
        <w:spacing w:after="120" w:line="240" w:lineRule="auto"/>
        <w:rPr>
          <w:rFonts w:ascii="Calibri" w:hAnsi="Calibri" w:cs="Calibri"/>
          <w:i/>
          <w:iCs/>
          <w:color w:val="45B0E1" w:themeColor="accent1" w:themeTint="99"/>
        </w:rPr>
      </w:pPr>
    </w:p>
    <w:p w:rsidRPr="001A6861" w:rsidR="00421A5A" w:rsidP="007C6C3F" w:rsidRDefault="00421A5A" w14:paraId="2BE0FF88" w14:textId="6B11D2F8">
      <w:pPr>
        <w:pStyle w:val="Heading2"/>
        <w:spacing w:before="0" w:after="120" w:line="240" w:lineRule="auto"/>
        <w:jc w:val="both"/>
        <w:rPr>
          <w:rFonts w:ascii="Calibri" w:hAnsi="Calibri" w:cs="Calibri"/>
        </w:rPr>
      </w:pPr>
      <w:bookmarkStart w:name="_Toc225287850" w:id="144"/>
      <w:r w:rsidRPr="001A6861">
        <w:rPr>
          <w:rFonts w:ascii="Calibri" w:hAnsi="Calibri" w:cs="Calibri"/>
        </w:rPr>
        <w:t xml:space="preserve">CM-09 – </w:t>
      </w:r>
      <w:r w:rsidR="00E37E90">
        <w:rPr>
          <w:rFonts w:ascii="Calibri" w:hAnsi="Calibri" w:cs="Calibri"/>
        </w:rPr>
        <w:t xml:space="preserve">Original Owner </w:t>
      </w:r>
      <w:r w:rsidR="00C538AB">
        <w:rPr>
          <w:rFonts w:ascii="Calibri" w:hAnsi="Calibri" w:cs="Calibri"/>
        </w:rPr>
        <w:t>Case Visibility</w:t>
      </w:r>
      <w:bookmarkEnd w:id="144"/>
      <w:r w:rsidR="00C538AB">
        <w:rPr>
          <w:rFonts w:ascii="Calibri" w:hAnsi="Calibri" w:cs="Calibri"/>
        </w:rPr>
        <w:t xml:space="preserve"> </w:t>
      </w:r>
    </w:p>
    <w:p w:rsidRPr="001A6861" w:rsidR="00773C51" w:rsidP="007C6C3F" w:rsidRDefault="00773C51" w14:paraId="1AE1DD3E" w14:textId="74B76728">
      <w:pPr>
        <w:pStyle w:val="Heading3"/>
        <w:spacing w:before="0" w:after="120"/>
        <w:jc w:val="both"/>
        <w:rPr>
          <w:rFonts w:ascii="Calibri" w:hAnsi="Calibri" w:cs="Calibri"/>
        </w:rPr>
      </w:pPr>
      <w:bookmarkStart w:name="_Toc225287851" w:id="145"/>
      <w:r w:rsidRPr="001A6861">
        <w:rPr>
          <w:rFonts w:ascii="Calibri" w:hAnsi="Calibri" w:cs="Calibri"/>
        </w:rPr>
        <w:t>Feature Overview</w:t>
      </w:r>
      <w:bookmarkEnd w:id="145"/>
    </w:p>
    <w:p w:rsidRPr="001A6861" w:rsidR="00D822E0" w:rsidP="00391541" w:rsidRDefault="00391541" w14:paraId="2F7349AD" w14:textId="3A40C802">
      <w:pPr>
        <w:spacing w:after="120"/>
        <w:contextualSpacing/>
        <w:jc w:val="both"/>
        <w:rPr>
          <w:rFonts w:ascii="Calibri" w:hAnsi="Calibri" w:cs="Calibri"/>
          <w:b/>
          <w:bCs/>
        </w:rPr>
      </w:pPr>
      <w:r>
        <w:rPr>
          <w:rFonts w:ascii="Calibri" w:hAnsi="Calibri" w:cs="Calibri"/>
          <w:b/>
          <w:bCs/>
        </w:rPr>
        <w:t>Problem Statement</w:t>
      </w:r>
    </w:p>
    <w:p w:rsidR="008C2BE2" w:rsidP="007C6C3F" w:rsidRDefault="009853EE" w14:paraId="481A396C" w14:textId="077DF126">
      <w:pPr>
        <w:spacing w:after="120" w:line="240" w:lineRule="auto"/>
        <w:contextualSpacing/>
        <w:jc w:val="both"/>
        <w:rPr>
          <w:rFonts w:ascii="Calibri" w:hAnsi="Calibri" w:cs="Calibri"/>
        </w:rPr>
      </w:pPr>
      <w:commentRangeStart w:id="146"/>
      <w:commentRangeStart w:id="147"/>
      <w:commentRangeStart w:id="148"/>
      <w:commentRangeStart w:id="149"/>
      <w:r w:rsidRPr="009853EE">
        <w:rPr>
          <w:rFonts w:ascii="Calibri" w:hAnsi="Calibri" w:cs="Calibri"/>
        </w:rPr>
        <w:t>When a case is reassigned, the initial case owner loses visibility, which may result in cases being marked as resolved incorrectly or prematurely without proper oversight. To address this, the system will notify the initial case owner whenever a reassigned case is marked as resolved, enabling review and validation of the closure</w:t>
      </w:r>
      <w:r w:rsidRPr="004A5E31" w:rsidR="004A5E31">
        <w:rPr>
          <w:rFonts w:ascii="Calibri" w:hAnsi="Calibri" w:cs="Calibri"/>
        </w:rPr>
        <w:t>.</w:t>
      </w:r>
      <w:commentRangeEnd w:id="146"/>
      <w:r w:rsidR="009C1922">
        <w:rPr>
          <w:rStyle w:val="CommentReference"/>
          <w:rFonts w:ascii="Calibri" w:hAnsi="Calibri" w:cs="Calibri"/>
          <w:sz w:val="24"/>
          <w:szCs w:val="24"/>
        </w:rPr>
        <w:commentReference w:id="146"/>
      </w:r>
      <w:commentRangeEnd w:id="147"/>
      <w:r>
        <w:rPr>
          <w:rStyle w:val="CommentReference"/>
        </w:rPr>
        <w:commentReference w:id="147"/>
      </w:r>
      <w:commentRangeEnd w:id="148"/>
      <w:r>
        <w:rPr>
          <w:rStyle w:val="CommentReference"/>
        </w:rPr>
        <w:commentReference w:id="148"/>
      </w:r>
      <w:commentRangeEnd w:id="149"/>
      <w:r>
        <w:rPr>
          <w:rStyle w:val="CommentReference"/>
        </w:rPr>
        <w:commentReference w:id="149"/>
      </w:r>
    </w:p>
    <w:p w:rsidRPr="001A6861" w:rsidR="004A5E31" w:rsidP="007C6C3F" w:rsidRDefault="004A5E31" w14:paraId="7B2B5B49" w14:textId="77777777">
      <w:pPr>
        <w:spacing w:after="120" w:line="240" w:lineRule="auto"/>
        <w:contextualSpacing/>
        <w:jc w:val="both"/>
        <w:rPr>
          <w:rFonts w:ascii="Calibri" w:hAnsi="Calibri" w:cs="Calibri"/>
        </w:rPr>
      </w:pPr>
    </w:p>
    <w:p w:rsidRPr="001A6861" w:rsidR="008C2BE2" w:rsidP="007C6C3F" w:rsidRDefault="00421A5A" w14:paraId="37752C81" w14:textId="77777777">
      <w:pPr>
        <w:spacing w:after="120"/>
        <w:contextualSpacing/>
        <w:rPr>
          <w:rFonts w:ascii="Calibri" w:hAnsi="Calibri" w:cs="Calibri"/>
          <w:b/>
          <w:bCs/>
        </w:rPr>
      </w:pPr>
      <w:r w:rsidRPr="001A6861">
        <w:rPr>
          <w:rFonts w:ascii="Calibri" w:hAnsi="Calibri" w:cs="Calibri"/>
          <w:b/>
          <w:bCs/>
        </w:rPr>
        <w:t>Proposed Solution</w:t>
      </w:r>
    </w:p>
    <w:p w:rsidRPr="003431B3" w:rsidR="003431B3" w:rsidP="001C3046" w:rsidRDefault="003431B3" w14:paraId="4D0533DA" w14:textId="2AFA704A">
      <w:pPr>
        <w:pStyle w:val="ListParagraph"/>
        <w:numPr>
          <w:ilvl w:val="0"/>
          <w:numId w:val="65"/>
        </w:numPr>
        <w:rPr>
          <w:rFonts w:ascii="Calibri" w:hAnsi="Calibri" w:cs="Calibri"/>
          <w:color w:val="000000"/>
        </w:rPr>
      </w:pPr>
      <w:r w:rsidRPr="003431B3">
        <w:rPr>
          <w:rFonts w:ascii="Calibri" w:hAnsi="Calibri" w:cs="Calibri"/>
          <w:color w:val="000000"/>
        </w:rPr>
        <w:t xml:space="preserve">Ensure closure visibility for the </w:t>
      </w:r>
      <w:commentRangeStart w:id="150"/>
      <w:commentRangeStart w:id="151"/>
      <w:r w:rsidRPr="003431B3">
        <w:rPr>
          <w:rFonts w:ascii="Calibri" w:hAnsi="Calibri" w:cs="Calibri"/>
          <w:color w:val="000000"/>
        </w:rPr>
        <w:t>initial case owner</w:t>
      </w:r>
      <w:commentRangeEnd w:id="150"/>
      <w:r w:rsidRPr="002B436D" w:rsidR="002937A1">
        <w:rPr>
          <w:rStyle w:val="CommentReference"/>
          <w:sz w:val="24"/>
          <w:szCs w:val="24"/>
        </w:rPr>
        <w:commentReference w:id="150"/>
      </w:r>
      <w:commentRangeEnd w:id="151"/>
      <w:r>
        <w:rPr>
          <w:rStyle w:val="CommentReference"/>
        </w:rPr>
        <w:commentReference w:id="151"/>
      </w:r>
      <w:r w:rsidRPr="002B436D" w:rsidR="002B436D">
        <w:t xml:space="preserve"> </w:t>
      </w:r>
      <w:r w:rsidRPr="002B436D" w:rsidR="002B436D">
        <w:rPr>
          <w:rFonts w:ascii="Calibri" w:hAnsi="Calibri" w:cs="Calibri"/>
          <w:color w:val="000000"/>
        </w:rPr>
        <w:t>(i.e., the first owner assigned at case creation, regardless of any subsequent reassignments)</w:t>
      </w:r>
    </w:p>
    <w:p w:rsidRPr="003431B3" w:rsidR="003431B3" w:rsidP="001C3046" w:rsidRDefault="003431B3" w14:paraId="3849B400" w14:textId="77777777">
      <w:pPr>
        <w:pStyle w:val="ListParagraph"/>
        <w:numPr>
          <w:ilvl w:val="0"/>
          <w:numId w:val="65"/>
        </w:numPr>
        <w:rPr>
          <w:rFonts w:ascii="Calibri" w:hAnsi="Calibri" w:cs="Calibri"/>
          <w:color w:val="000000"/>
        </w:rPr>
      </w:pPr>
      <w:r w:rsidRPr="003431B3">
        <w:rPr>
          <w:rFonts w:ascii="Calibri" w:hAnsi="Calibri" w:cs="Calibri"/>
          <w:color w:val="000000"/>
        </w:rPr>
        <w:t>Allow post-resolution case reviews</w:t>
      </w:r>
    </w:p>
    <w:p w:rsidRPr="003431B3" w:rsidR="003431B3" w:rsidP="001C3046" w:rsidRDefault="003431B3" w14:paraId="1529B095" w14:textId="77777777">
      <w:pPr>
        <w:pStyle w:val="ListParagraph"/>
        <w:numPr>
          <w:ilvl w:val="0"/>
          <w:numId w:val="65"/>
        </w:numPr>
        <w:rPr>
          <w:rFonts w:ascii="Calibri" w:hAnsi="Calibri" w:cs="Calibri"/>
          <w:color w:val="000000"/>
        </w:rPr>
      </w:pPr>
      <w:r w:rsidRPr="003431B3">
        <w:rPr>
          <w:rFonts w:ascii="Calibri" w:hAnsi="Calibri" w:cs="Calibri"/>
          <w:color w:val="000000"/>
        </w:rPr>
        <w:t>Minimize risk of incorrect closures</w:t>
      </w:r>
    </w:p>
    <w:p w:rsidRPr="003431B3" w:rsidR="0017750B" w:rsidP="001C3046" w:rsidRDefault="003431B3" w14:paraId="7BD0D0BE" w14:textId="704EAC02">
      <w:pPr>
        <w:pStyle w:val="ListParagraph"/>
        <w:numPr>
          <w:ilvl w:val="0"/>
          <w:numId w:val="65"/>
        </w:numPr>
        <w:rPr>
          <w:rFonts w:ascii="Calibri" w:hAnsi="Calibri" w:cs="Calibri"/>
          <w:color w:val="000000"/>
        </w:rPr>
      </w:pPr>
      <w:r w:rsidRPr="003431B3">
        <w:rPr>
          <w:rFonts w:ascii="Calibri" w:hAnsi="Calibri" w:cs="Calibri"/>
          <w:color w:val="000000"/>
        </w:rPr>
        <w:t>Notify stakeholders upon closure for transparency and auditing</w:t>
      </w:r>
    </w:p>
    <w:p w:rsidRPr="001A6861" w:rsidR="00421A5A" w:rsidP="007C6C3F" w:rsidRDefault="00421A5A" w14:paraId="7D493539" w14:textId="47FF0967">
      <w:pPr>
        <w:spacing w:after="120" w:line="240" w:lineRule="auto"/>
        <w:contextualSpacing/>
        <w:jc w:val="both"/>
        <w:rPr>
          <w:rFonts w:ascii="Calibri" w:hAnsi="Calibri" w:cs="Calibri"/>
        </w:rPr>
      </w:pPr>
    </w:p>
    <w:p w:rsidRPr="001A6861" w:rsidR="00421A5A" w:rsidP="007C6C3F" w:rsidRDefault="009216B9" w14:paraId="7C8BCC0E" w14:textId="3D9737BA">
      <w:pPr>
        <w:pStyle w:val="Heading3"/>
        <w:spacing w:before="0" w:after="120"/>
        <w:jc w:val="both"/>
        <w:rPr>
          <w:rFonts w:ascii="Calibri" w:hAnsi="Calibri" w:cs="Calibri"/>
        </w:rPr>
      </w:pPr>
      <w:bookmarkStart w:name="_Toc225287852" w:id="152"/>
      <w:r w:rsidRPr="001A6861">
        <w:rPr>
          <w:rFonts w:ascii="Calibri" w:hAnsi="Calibri" w:cs="Calibri"/>
        </w:rPr>
        <w:t>Functional</w:t>
      </w:r>
      <w:r w:rsidRPr="001A6861" w:rsidR="00421A5A">
        <w:rPr>
          <w:rFonts w:ascii="Calibri" w:hAnsi="Calibri" w:cs="Calibri"/>
        </w:rPr>
        <w:t xml:space="preserve"> </w:t>
      </w:r>
      <w:r w:rsidRPr="001A6861" w:rsidR="004F6F03">
        <w:rPr>
          <w:rFonts w:ascii="Calibri" w:hAnsi="Calibri" w:cs="Calibri"/>
        </w:rPr>
        <w:t>Requirements</w:t>
      </w:r>
      <w:bookmarkEnd w:id="152"/>
    </w:p>
    <w:p w:rsidRPr="001A6861" w:rsidR="00C649DF" w:rsidP="007C6C3F" w:rsidRDefault="009E204C" w14:paraId="61518DA1" w14:textId="7CE641D5">
      <w:pPr>
        <w:pStyle w:val="Heading4"/>
        <w:spacing w:before="0" w:after="120"/>
        <w:rPr>
          <w:rFonts w:ascii="Calibri" w:hAnsi="Calibri" w:cs="Calibri"/>
        </w:rPr>
      </w:pPr>
      <w:r>
        <w:rPr>
          <w:rFonts w:ascii="Calibri" w:hAnsi="Calibri" w:cs="Calibri"/>
        </w:rPr>
        <w:t>Flow 0</w:t>
      </w:r>
      <w:r w:rsidR="00E260F8">
        <w:rPr>
          <w:rFonts w:hint="eastAsia" w:ascii="Calibri" w:hAnsi="Calibri" w:cs="Calibri"/>
        </w:rPr>
        <w:t>5</w:t>
      </w:r>
      <w:r w:rsidRPr="001A6861" w:rsidR="00C649DF">
        <w:rPr>
          <w:rFonts w:ascii="Calibri" w:hAnsi="Calibri" w:cs="Calibri"/>
        </w:rPr>
        <w:t xml:space="preserve"> – Case Closure </w:t>
      </w:r>
      <w:r w:rsidR="000628D7">
        <w:rPr>
          <w:rFonts w:ascii="Calibri" w:hAnsi="Calibri" w:cs="Calibri"/>
        </w:rPr>
        <w:t>Notification</w:t>
      </w:r>
    </w:p>
    <w:p w:rsidR="005035D4" w:rsidP="005035D4" w:rsidRDefault="005035D4" w14:paraId="1B9B709D" w14:textId="6DCDE9CA">
      <w:pPr>
        <w:spacing w:after="120" w:line="240" w:lineRule="auto"/>
        <w:jc w:val="both"/>
        <w:rPr>
          <w:rFonts w:ascii="Calibri" w:hAnsi="Calibri" w:cs="Calibri"/>
          <w:b/>
          <w:bCs/>
        </w:rPr>
      </w:pPr>
      <w:commentRangeStart w:id="153"/>
      <w:r>
        <w:rPr>
          <w:rFonts w:ascii="Calibri" w:hAnsi="Calibri" w:cs="Calibri"/>
          <w:b/>
          <w:bCs/>
        </w:rPr>
        <w:t xml:space="preserve">Estimated Man Days: </w:t>
      </w:r>
      <w:r w:rsidR="003F581C">
        <w:rPr>
          <w:rFonts w:ascii="Calibri" w:hAnsi="Calibri" w:cs="Calibri"/>
          <w:b/>
          <w:bCs/>
        </w:rPr>
        <w:t>5</w:t>
      </w:r>
      <w:r>
        <w:rPr>
          <w:rFonts w:ascii="Calibri" w:hAnsi="Calibri" w:cs="Calibri"/>
          <w:b/>
          <w:bCs/>
        </w:rPr>
        <w:t xml:space="preserve"> Days</w:t>
      </w:r>
      <w:commentRangeEnd w:id="153"/>
      <w:r w:rsidR="00432880">
        <w:rPr>
          <w:rStyle w:val="CommentReference"/>
          <w:rFonts w:ascii="Calibri" w:hAnsi="Calibri" w:cs="Calibri"/>
          <w:b/>
          <w:bCs/>
          <w:sz w:val="24"/>
          <w:szCs w:val="24"/>
        </w:rPr>
        <w:commentReference w:id="153"/>
      </w:r>
    </w:p>
    <w:p w:rsidR="009F2C95" w:rsidP="001A70B0" w:rsidRDefault="009F2C95" w14:paraId="23B2E158" w14:textId="024A12AC">
      <w:pPr>
        <w:spacing w:after="120"/>
        <w:contextualSpacing/>
        <w:jc w:val="both"/>
        <w:rPr>
          <w:rFonts w:ascii="Calibri" w:hAnsi="Calibri" w:cs="Calibri"/>
        </w:rPr>
      </w:pPr>
      <w:r>
        <w:rPr>
          <w:rFonts w:ascii="Calibri" w:hAnsi="Calibri" w:cs="Calibri"/>
          <w:b/>
          <w:bCs/>
        </w:rPr>
        <w:t xml:space="preserve">Description: </w:t>
      </w:r>
      <w:r w:rsidRPr="00D822E0">
        <w:rPr>
          <w:rFonts w:ascii="Calibri" w:hAnsi="Calibri" w:cs="Calibri"/>
        </w:rPr>
        <w:t>This flow ensures that the initial case owner retains visibility of reassigned cases by receiving a notification when the case is marked as Resolved by the current case owner.</w:t>
      </w:r>
    </w:p>
    <w:p w:rsidRPr="001A70B0" w:rsidR="001A70B0" w:rsidP="001A70B0" w:rsidRDefault="001A70B0" w14:paraId="182C1F31" w14:textId="77777777">
      <w:pPr>
        <w:spacing w:after="120"/>
        <w:contextualSpacing/>
        <w:jc w:val="both"/>
        <w:rPr>
          <w:rFonts w:ascii="Calibri" w:hAnsi="Calibri" w:cs="Calibri"/>
        </w:rPr>
      </w:pPr>
    </w:p>
    <w:p w:rsidRPr="001A6861" w:rsidR="00772889" w:rsidP="007C6C3F" w:rsidRDefault="00772889" w14:paraId="47E7E603" w14:textId="3F72D3BB">
      <w:pPr>
        <w:spacing w:after="120"/>
        <w:rPr>
          <w:rFonts w:ascii="Calibri" w:hAnsi="Calibri" w:cs="Calibri"/>
        </w:rPr>
      </w:pPr>
      <w:r w:rsidRPr="001A6861">
        <w:rPr>
          <w:rFonts w:ascii="Calibri" w:hAnsi="Calibri" w:cs="Calibri"/>
          <w:b/>
          <w:bCs/>
        </w:rPr>
        <w:t>Trigger:</w:t>
      </w:r>
      <w:r w:rsidRPr="001A6861">
        <w:rPr>
          <w:rFonts w:ascii="Calibri" w:hAnsi="Calibri" w:cs="Calibri"/>
        </w:rPr>
        <w:t xml:space="preserve"> </w:t>
      </w:r>
      <w:r w:rsidR="009F75DB">
        <w:rPr>
          <w:rFonts w:ascii="Calibri" w:hAnsi="Calibri" w:cs="Calibri"/>
        </w:rPr>
        <w:t>Case owner marked</w:t>
      </w:r>
      <w:r w:rsidRPr="008F4FC7" w:rsidR="008F4FC7">
        <w:rPr>
          <w:rFonts w:ascii="Calibri" w:hAnsi="Calibri" w:cs="Calibri"/>
        </w:rPr>
        <w:t xml:space="preserve"> a case as </w:t>
      </w:r>
      <w:r w:rsidRPr="008F4FC7" w:rsidR="008F4FC7">
        <w:rPr>
          <w:rFonts w:ascii="Calibri" w:hAnsi="Calibri" w:cs="Calibri"/>
          <w:b/>
          <w:bCs/>
        </w:rPr>
        <w:t>Resolved</w:t>
      </w:r>
    </w:p>
    <w:p w:rsidRPr="001A6861" w:rsidR="00772889" w:rsidP="007C6C3F" w:rsidRDefault="00772889" w14:paraId="6F706442" w14:textId="2025AAAA">
      <w:pPr>
        <w:spacing w:after="120"/>
        <w:rPr>
          <w:rFonts w:ascii="Calibri" w:hAnsi="Calibri" w:cs="Calibri"/>
          <w:b/>
          <w:bCs/>
        </w:rPr>
      </w:pPr>
      <w:r w:rsidRPr="001A6861">
        <w:rPr>
          <w:rFonts w:ascii="Calibri" w:hAnsi="Calibri" w:cs="Calibri"/>
          <w:b/>
          <w:bCs/>
        </w:rPr>
        <w:t xml:space="preserve">System shall: </w:t>
      </w:r>
    </w:p>
    <w:p w:rsidR="00A469C3" w:rsidP="00C77D57" w:rsidRDefault="00AF56B7" w14:paraId="0EE43C4D" w14:textId="53D84A65">
      <w:pPr>
        <w:pStyle w:val="ListParagraph"/>
        <w:numPr>
          <w:ilvl w:val="0"/>
          <w:numId w:val="19"/>
        </w:numPr>
        <w:spacing w:after="120" w:line="240" w:lineRule="auto"/>
        <w:jc w:val="both"/>
        <w:rPr>
          <w:rFonts w:ascii="Calibri" w:hAnsi="Calibri" w:cs="Calibri"/>
        </w:rPr>
      </w:pPr>
      <w:r>
        <w:rPr>
          <w:rFonts w:ascii="Calibri" w:hAnsi="Calibri" w:cs="Calibri"/>
        </w:rPr>
        <w:t xml:space="preserve">Check if the current owner </w:t>
      </w:r>
      <w:r w:rsidR="009B2E23">
        <w:rPr>
          <w:rFonts w:ascii="Calibri" w:hAnsi="Calibri" w:cs="Calibri"/>
        </w:rPr>
        <w:t xml:space="preserve">is not equal to the </w:t>
      </w:r>
      <w:r>
        <w:rPr>
          <w:rFonts w:ascii="Calibri" w:hAnsi="Calibri" w:cs="Calibri"/>
        </w:rPr>
        <w:t>initial case owner</w:t>
      </w:r>
      <w:r w:rsidR="00BE0CF2">
        <w:rPr>
          <w:rFonts w:ascii="Calibri" w:hAnsi="Calibri" w:cs="Calibri"/>
        </w:rPr>
        <w:t>.</w:t>
      </w:r>
    </w:p>
    <w:p w:rsidRPr="00C15249" w:rsidR="00BE0CF2" w:rsidP="001C3046" w:rsidRDefault="009B2E23" w14:paraId="4BB49E45" w14:textId="563A5966">
      <w:pPr>
        <w:pStyle w:val="ListParagraph"/>
        <w:numPr>
          <w:ilvl w:val="1"/>
          <w:numId w:val="66"/>
        </w:numPr>
        <w:spacing w:after="120" w:line="240" w:lineRule="auto"/>
        <w:jc w:val="both"/>
        <w:rPr>
          <w:rFonts w:ascii="Calibri" w:hAnsi="Calibri" w:cs="Calibri"/>
        </w:rPr>
      </w:pPr>
      <w:r w:rsidRPr="00C15249">
        <w:rPr>
          <w:rFonts w:ascii="Calibri" w:hAnsi="Calibri" w:cs="Calibri"/>
        </w:rPr>
        <w:t>If the</w:t>
      </w:r>
      <w:r w:rsidRPr="00C15249" w:rsidR="00C15249">
        <w:rPr>
          <w:rFonts w:ascii="Calibri" w:hAnsi="Calibri" w:cs="Calibri"/>
        </w:rPr>
        <w:t xml:space="preserve"> current owner is the initial case owner, flow ends here. </w:t>
      </w:r>
    </w:p>
    <w:p w:rsidRPr="001A6861" w:rsidR="006C1882" w:rsidP="00C77D57" w:rsidRDefault="00E17C48" w14:paraId="6D714495" w14:textId="6948722A">
      <w:pPr>
        <w:numPr>
          <w:ilvl w:val="0"/>
          <w:numId w:val="19"/>
        </w:numPr>
        <w:spacing w:after="120" w:line="240" w:lineRule="auto"/>
        <w:ind w:left="714" w:hanging="357"/>
        <w:jc w:val="both"/>
        <w:rPr>
          <w:rFonts w:ascii="Calibri" w:hAnsi="Calibri" w:cs="Calibri"/>
        </w:rPr>
      </w:pPr>
      <w:r>
        <w:rPr>
          <w:rFonts w:ascii="Calibri" w:hAnsi="Calibri" w:cs="Calibri"/>
        </w:rPr>
        <w:t>Retrieve Initial Case Owner</w:t>
      </w:r>
      <w:r w:rsidR="00DF3C02">
        <w:rPr>
          <w:rFonts w:ascii="Calibri" w:hAnsi="Calibri" w:cs="Calibri"/>
        </w:rPr>
        <w:t xml:space="preserve"> </w:t>
      </w:r>
      <w:r w:rsidR="00A13FD8">
        <w:rPr>
          <w:rFonts w:ascii="Calibri" w:hAnsi="Calibri" w:cs="Calibri"/>
        </w:rPr>
        <w:t>stored at the point of case creation</w:t>
      </w:r>
      <w:r w:rsidR="006208C4">
        <w:rPr>
          <w:rFonts w:ascii="Calibri" w:hAnsi="Calibri" w:cs="Calibri"/>
        </w:rPr>
        <w:t>.</w:t>
      </w:r>
    </w:p>
    <w:p w:rsidR="006C1882" w:rsidP="00C77D57" w:rsidRDefault="00AA27EA" w14:paraId="7C4304D6" w14:textId="51804AA6">
      <w:pPr>
        <w:numPr>
          <w:ilvl w:val="0"/>
          <w:numId w:val="19"/>
        </w:numPr>
        <w:spacing w:after="120" w:line="240" w:lineRule="auto"/>
        <w:jc w:val="both"/>
        <w:rPr>
          <w:rFonts w:ascii="Calibri" w:hAnsi="Calibri" w:cs="Calibri"/>
        </w:rPr>
      </w:pPr>
      <w:r>
        <w:rPr>
          <w:rFonts w:ascii="Calibri" w:hAnsi="Calibri" w:cs="Calibri"/>
        </w:rPr>
        <w:t>Send a notification to the initial case owner</w:t>
      </w:r>
      <w:r w:rsidR="00D33340">
        <w:rPr>
          <w:rFonts w:ascii="Calibri" w:hAnsi="Calibri" w:cs="Calibri"/>
        </w:rPr>
        <w:t xml:space="preserve"> via Teams </w:t>
      </w:r>
      <w:r w:rsidR="000C04EF">
        <w:rPr>
          <w:rFonts w:ascii="Calibri" w:hAnsi="Calibri" w:cs="Calibri"/>
        </w:rPr>
        <w:t xml:space="preserve">Channel </w:t>
      </w:r>
      <w:r w:rsidR="00D33340">
        <w:rPr>
          <w:rFonts w:ascii="Calibri" w:hAnsi="Calibri" w:cs="Calibri"/>
        </w:rPr>
        <w:t xml:space="preserve">for the </w:t>
      </w:r>
      <w:r w:rsidR="007A1DDE">
        <w:rPr>
          <w:rFonts w:ascii="Calibri" w:hAnsi="Calibri" w:cs="Calibri"/>
        </w:rPr>
        <w:t>following details</w:t>
      </w:r>
      <w:r w:rsidR="00D33340">
        <w:rPr>
          <w:rFonts w:ascii="Calibri" w:hAnsi="Calibri" w:cs="Calibri"/>
        </w:rPr>
        <w:t xml:space="preserve"> for the resolved case. </w:t>
      </w:r>
    </w:p>
    <w:p w:rsidR="00C36FBE" w:rsidP="00C77D57" w:rsidRDefault="00C36FBE" w14:paraId="312EF086" w14:textId="27178DFC">
      <w:pPr>
        <w:numPr>
          <w:ilvl w:val="1"/>
          <w:numId w:val="19"/>
        </w:numPr>
        <w:spacing w:after="0" w:line="240" w:lineRule="auto"/>
        <w:jc w:val="both"/>
        <w:rPr>
          <w:rFonts w:ascii="Calibri" w:hAnsi="Calibri" w:cs="Calibri"/>
        </w:rPr>
      </w:pPr>
      <w:r>
        <w:rPr>
          <w:rFonts w:ascii="Calibri" w:hAnsi="Calibri" w:cs="Calibri"/>
        </w:rPr>
        <w:t>Case ID</w:t>
      </w:r>
    </w:p>
    <w:p w:rsidR="00752929" w:rsidP="00C77D57" w:rsidRDefault="00C36FBE" w14:paraId="4490D1E8" w14:textId="77777777">
      <w:pPr>
        <w:numPr>
          <w:ilvl w:val="1"/>
          <w:numId w:val="19"/>
        </w:numPr>
        <w:spacing w:after="0" w:line="240" w:lineRule="auto"/>
        <w:jc w:val="both"/>
        <w:rPr>
          <w:rFonts w:ascii="Calibri" w:hAnsi="Calibri" w:cs="Calibri"/>
        </w:rPr>
      </w:pPr>
      <w:r>
        <w:rPr>
          <w:rFonts w:ascii="Calibri" w:hAnsi="Calibri" w:cs="Calibri"/>
        </w:rPr>
        <w:t xml:space="preserve">Patient </w:t>
      </w:r>
      <w:r w:rsidR="00752929">
        <w:rPr>
          <w:rFonts w:ascii="Calibri" w:hAnsi="Calibri" w:cs="Calibri"/>
        </w:rPr>
        <w:t>Name</w:t>
      </w:r>
    </w:p>
    <w:p w:rsidR="00C36FBE" w:rsidP="00C77D57" w:rsidRDefault="00752929" w14:paraId="4452A8F1" w14:textId="7F62776F">
      <w:pPr>
        <w:numPr>
          <w:ilvl w:val="1"/>
          <w:numId w:val="19"/>
        </w:numPr>
        <w:spacing w:after="0" w:line="240" w:lineRule="auto"/>
        <w:jc w:val="both"/>
        <w:rPr>
          <w:rFonts w:ascii="Calibri" w:hAnsi="Calibri" w:cs="Calibri"/>
        </w:rPr>
      </w:pPr>
      <w:r>
        <w:rPr>
          <w:rFonts w:ascii="Calibri" w:hAnsi="Calibri" w:cs="Calibri"/>
        </w:rPr>
        <w:t>Case Type / Category</w:t>
      </w:r>
      <w:r w:rsidR="00C36FBE">
        <w:rPr>
          <w:rFonts w:ascii="Calibri" w:hAnsi="Calibri" w:cs="Calibri"/>
        </w:rPr>
        <w:t xml:space="preserve"> </w:t>
      </w:r>
    </w:p>
    <w:p w:rsidR="0054335C" w:rsidP="00C77D57" w:rsidRDefault="0054335C" w14:paraId="374A5257" w14:textId="3268A34C">
      <w:pPr>
        <w:numPr>
          <w:ilvl w:val="1"/>
          <w:numId w:val="19"/>
        </w:numPr>
        <w:spacing w:after="120" w:line="240" w:lineRule="auto"/>
        <w:contextualSpacing/>
        <w:jc w:val="both"/>
        <w:rPr>
          <w:rFonts w:ascii="Calibri" w:hAnsi="Calibri" w:cs="Calibri"/>
        </w:rPr>
      </w:pPr>
      <w:commentRangeStart w:id="154"/>
      <w:commentRangeStart w:id="155"/>
      <w:commentRangeStart w:id="156"/>
      <w:r>
        <w:rPr>
          <w:rFonts w:ascii="Calibri" w:hAnsi="Calibri" w:cs="Calibri"/>
        </w:rPr>
        <w:t>Resolved Date</w:t>
      </w:r>
    </w:p>
    <w:p w:rsidR="0054335C" w:rsidP="00C77D57" w:rsidRDefault="008C2673" w14:paraId="1B3969CF" w14:textId="71833A9F">
      <w:pPr>
        <w:numPr>
          <w:ilvl w:val="1"/>
          <w:numId w:val="19"/>
        </w:numPr>
        <w:spacing w:after="120" w:line="240" w:lineRule="auto"/>
        <w:contextualSpacing/>
        <w:jc w:val="both"/>
        <w:rPr>
          <w:rFonts w:ascii="Calibri" w:hAnsi="Calibri" w:cs="Calibri"/>
        </w:rPr>
      </w:pPr>
      <w:r>
        <w:rPr>
          <w:rFonts w:ascii="Calibri" w:hAnsi="Calibri" w:cs="Calibri"/>
        </w:rPr>
        <w:t xml:space="preserve">Current Case Owner (Resolved </w:t>
      </w:r>
      <w:r w:rsidR="0054335C">
        <w:rPr>
          <w:rFonts w:ascii="Calibri" w:hAnsi="Calibri" w:cs="Calibri"/>
        </w:rPr>
        <w:t>By</w:t>
      </w:r>
      <w:commentRangeEnd w:id="154"/>
      <w:r>
        <w:rPr>
          <w:rStyle w:val="CommentReference"/>
          <w:rFonts w:ascii="Calibri" w:hAnsi="Calibri" w:cs="Calibri"/>
          <w:sz w:val="24"/>
          <w:szCs w:val="24"/>
        </w:rPr>
        <w:commentReference w:id="154"/>
      </w:r>
      <w:commentRangeEnd w:id="155"/>
      <w:r>
        <w:rPr>
          <w:rStyle w:val="CommentReference"/>
        </w:rPr>
        <w:commentReference w:id="155"/>
      </w:r>
      <w:commentRangeEnd w:id="156"/>
      <w:r>
        <w:rPr>
          <w:rStyle w:val="CommentReference"/>
        </w:rPr>
        <w:commentReference w:id="156"/>
      </w:r>
      <w:r>
        <w:rPr>
          <w:rFonts w:ascii="Calibri" w:hAnsi="Calibri" w:cs="Calibri"/>
        </w:rPr>
        <w:t>)</w:t>
      </w:r>
    </w:p>
    <w:p w:rsidR="000525AE" w:rsidP="00C77D57" w:rsidRDefault="000525AE" w14:paraId="53D62C17" w14:textId="79718967">
      <w:pPr>
        <w:numPr>
          <w:ilvl w:val="1"/>
          <w:numId w:val="19"/>
        </w:numPr>
        <w:spacing w:after="120" w:line="240" w:lineRule="auto"/>
        <w:contextualSpacing/>
        <w:jc w:val="both"/>
        <w:rPr>
          <w:rFonts w:ascii="Calibri" w:hAnsi="Calibri" w:cs="Calibri"/>
        </w:rPr>
      </w:pPr>
      <w:r>
        <w:rPr>
          <w:rFonts w:ascii="Calibri" w:hAnsi="Calibri" w:cs="Calibri"/>
        </w:rPr>
        <w:t>Summary / Action Taken</w:t>
      </w:r>
    </w:p>
    <w:p w:rsidR="00B039E3" w:rsidP="00C77D57" w:rsidRDefault="00B039E3" w14:paraId="0DB9437F" w14:textId="5ACDC977">
      <w:pPr>
        <w:numPr>
          <w:ilvl w:val="1"/>
          <w:numId w:val="19"/>
        </w:numPr>
        <w:spacing w:after="120" w:line="240" w:lineRule="auto"/>
        <w:ind w:left="1434" w:hanging="357"/>
        <w:jc w:val="both"/>
        <w:rPr>
          <w:rFonts w:ascii="Calibri" w:hAnsi="Calibri" w:cs="Calibri"/>
        </w:rPr>
      </w:pPr>
      <w:r>
        <w:rPr>
          <w:rFonts w:ascii="Calibri" w:hAnsi="Calibri" w:cs="Calibri"/>
        </w:rPr>
        <w:t>Case Link</w:t>
      </w:r>
    </w:p>
    <w:p w:rsidR="00EA46F9" w:rsidP="00C77D57" w:rsidRDefault="00EA46F9" w14:paraId="6C25D27C" w14:textId="21FA4650">
      <w:pPr>
        <w:numPr>
          <w:ilvl w:val="0"/>
          <w:numId w:val="19"/>
        </w:numPr>
        <w:spacing w:after="120" w:line="240" w:lineRule="auto"/>
        <w:contextualSpacing/>
        <w:jc w:val="both"/>
        <w:rPr>
          <w:rFonts w:ascii="Calibri" w:hAnsi="Calibri" w:cs="Calibri"/>
        </w:rPr>
      </w:pPr>
      <w:r>
        <w:rPr>
          <w:rFonts w:ascii="Calibri" w:hAnsi="Calibri" w:cs="Calibri"/>
        </w:rPr>
        <w:t>Audit log the notification sent</w:t>
      </w:r>
    </w:p>
    <w:p w:rsidRPr="0054335C" w:rsidR="00752929" w:rsidP="00752929" w:rsidRDefault="00752929" w14:paraId="49A78E73" w14:textId="77777777">
      <w:pPr>
        <w:spacing w:after="120" w:line="240" w:lineRule="auto"/>
        <w:contextualSpacing/>
        <w:jc w:val="both"/>
        <w:rPr>
          <w:rFonts w:ascii="Calibri" w:hAnsi="Calibri" w:cs="Calibri"/>
        </w:rPr>
      </w:pPr>
    </w:p>
    <w:p w:rsidRPr="001A6861" w:rsidR="00703014" w:rsidP="007C6C3F" w:rsidRDefault="00703014" w14:paraId="3C11B261" w14:textId="77777777">
      <w:pPr>
        <w:spacing w:after="120" w:line="240" w:lineRule="auto"/>
        <w:jc w:val="both"/>
        <w:rPr>
          <w:rFonts w:ascii="Calibri" w:hAnsi="Calibri" w:cs="Calibri"/>
          <w:b/>
          <w:bCs/>
        </w:rPr>
      </w:pPr>
    </w:p>
    <w:p w:rsidRPr="001A6861" w:rsidR="00703014" w:rsidP="007C6C3F" w:rsidRDefault="00703014" w14:paraId="394AAEE7" w14:textId="346C5BFC">
      <w:pPr>
        <w:spacing w:after="120" w:line="240" w:lineRule="auto"/>
        <w:jc w:val="both"/>
        <w:rPr>
          <w:rFonts w:ascii="Calibri" w:hAnsi="Calibri" w:cs="Calibri"/>
        </w:rPr>
      </w:pPr>
      <w:r w:rsidRPr="001A6861">
        <w:rPr>
          <w:rFonts w:ascii="Calibri" w:hAnsi="Calibri" w:cs="Calibri"/>
          <w:b/>
          <w:bCs/>
        </w:rPr>
        <w:t>Acceptance Criteria</w:t>
      </w:r>
    </w:p>
    <w:p w:rsidR="00E24BD3" w:rsidP="001C3046" w:rsidRDefault="00E24BD3" w14:paraId="0312ABEB" w14:textId="77777777">
      <w:pPr>
        <w:numPr>
          <w:ilvl w:val="0"/>
          <w:numId w:val="38"/>
        </w:numPr>
        <w:spacing w:after="120" w:line="240" w:lineRule="auto"/>
        <w:jc w:val="both"/>
        <w:rPr>
          <w:rFonts w:ascii="Calibri" w:hAnsi="Calibri" w:cs="Calibri"/>
        </w:rPr>
      </w:pPr>
      <w:r>
        <w:rPr>
          <w:rFonts w:ascii="Calibri" w:hAnsi="Calibri" w:cs="Calibri"/>
        </w:rPr>
        <w:t xml:space="preserve">Notification is triggered on if </w:t>
      </w:r>
    </w:p>
    <w:p w:rsidR="00E24BD3" w:rsidP="001C3046" w:rsidRDefault="00E24BD3" w14:paraId="292DC2CD" w14:textId="4A5E0D8C">
      <w:pPr>
        <w:numPr>
          <w:ilvl w:val="1"/>
          <w:numId w:val="38"/>
        </w:numPr>
        <w:spacing w:after="0" w:line="240" w:lineRule="auto"/>
        <w:jc w:val="both"/>
        <w:rPr>
          <w:rFonts w:ascii="Calibri" w:hAnsi="Calibri" w:cs="Calibri"/>
        </w:rPr>
      </w:pPr>
      <w:r>
        <w:rPr>
          <w:rFonts w:ascii="Calibri" w:hAnsi="Calibri" w:cs="Calibri"/>
        </w:rPr>
        <w:t>Case has been reassigned at least once</w:t>
      </w:r>
    </w:p>
    <w:p w:rsidR="00E24BD3" w:rsidP="001C3046" w:rsidRDefault="00E24BD3" w14:paraId="040A0A4E" w14:textId="555BD72E">
      <w:pPr>
        <w:numPr>
          <w:ilvl w:val="1"/>
          <w:numId w:val="38"/>
        </w:numPr>
        <w:spacing w:after="0" w:line="240" w:lineRule="auto"/>
        <w:jc w:val="both"/>
        <w:rPr>
          <w:rFonts w:ascii="Calibri" w:hAnsi="Calibri" w:cs="Calibri"/>
        </w:rPr>
      </w:pPr>
      <w:r>
        <w:rPr>
          <w:rFonts w:ascii="Calibri" w:hAnsi="Calibri" w:cs="Calibri"/>
        </w:rPr>
        <w:t>Initial Case Owner is not the Current Case Owner</w:t>
      </w:r>
    </w:p>
    <w:p w:rsidR="00A941AD" w:rsidP="001C3046" w:rsidRDefault="00A941AD" w14:paraId="0F3929C4" w14:textId="5CB9B857">
      <w:pPr>
        <w:numPr>
          <w:ilvl w:val="1"/>
          <w:numId w:val="38"/>
        </w:numPr>
        <w:spacing w:after="120" w:line="240" w:lineRule="auto"/>
        <w:jc w:val="both"/>
        <w:rPr>
          <w:rFonts w:ascii="Calibri" w:hAnsi="Calibri" w:cs="Calibri"/>
        </w:rPr>
      </w:pPr>
      <w:r>
        <w:rPr>
          <w:rFonts w:ascii="Calibri" w:hAnsi="Calibri" w:cs="Calibri"/>
        </w:rPr>
        <w:t>Case status changes to Resolved</w:t>
      </w:r>
    </w:p>
    <w:p w:rsidRPr="00914C77" w:rsidR="00914C77" w:rsidP="001C3046" w:rsidRDefault="00914C77" w14:paraId="0090A848" w14:textId="102BFC38">
      <w:pPr>
        <w:pStyle w:val="ListParagraph"/>
        <w:numPr>
          <w:ilvl w:val="0"/>
          <w:numId w:val="67"/>
        </w:numPr>
        <w:spacing w:after="120" w:line="240" w:lineRule="auto"/>
        <w:jc w:val="both"/>
        <w:rPr>
          <w:rFonts w:ascii="Calibri" w:hAnsi="Calibri" w:cs="Calibri"/>
        </w:rPr>
      </w:pPr>
      <w:r w:rsidRPr="00914C77">
        <w:rPr>
          <w:rFonts w:ascii="Calibri" w:hAnsi="Calibri" w:cs="Calibri"/>
        </w:rPr>
        <w:t>Initial Case Owner must be:</w:t>
      </w:r>
    </w:p>
    <w:p w:rsidRPr="00914C77" w:rsidR="00914C77" w:rsidP="001C3046" w:rsidRDefault="00914C77" w14:paraId="48949059" w14:textId="77777777">
      <w:pPr>
        <w:numPr>
          <w:ilvl w:val="1"/>
          <w:numId w:val="67"/>
        </w:numPr>
        <w:spacing w:after="0" w:line="240" w:lineRule="auto"/>
        <w:jc w:val="both"/>
        <w:rPr>
          <w:rFonts w:ascii="Calibri" w:hAnsi="Calibri" w:cs="Calibri"/>
        </w:rPr>
      </w:pPr>
      <w:r w:rsidRPr="00914C77">
        <w:rPr>
          <w:rFonts w:ascii="Calibri" w:hAnsi="Calibri" w:cs="Calibri"/>
        </w:rPr>
        <w:t>Captured at case creation</w:t>
      </w:r>
    </w:p>
    <w:p w:rsidRPr="00914C77" w:rsidR="00914C77" w:rsidP="001C3046" w:rsidRDefault="00914C77" w14:paraId="06727709" w14:textId="77777777">
      <w:pPr>
        <w:numPr>
          <w:ilvl w:val="1"/>
          <w:numId w:val="67"/>
        </w:numPr>
        <w:spacing w:after="120" w:line="240" w:lineRule="auto"/>
        <w:jc w:val="both"/>
        <w:rPr>
          <w:rFonts w:ascii="Calibri" w:hAnsi="Calibri" w:cs="Calibri"/>
        </w:rPr>
      </w:pPr>
      <w:r w:rsidRPr="00914C77">
        <w:rPr>
          <w:rFonts w:ascii="Calibri" w:hAnsi="Calibri" w:cs="Calibri"/>
        </w:rPr>
        <w:t>Stored as a system field (non-editable)</w:t>
      </w:r>
    </w:p>
    <w:p w:rsidR="5F11AC7C" w:rsidP="5F11AC7C" w:rsidRDefault="5F11AC7C" w14:paraId="327FA848" w14:textId="7C2D02AE">
      <w:pPr>
        <w:spacing w:after="120" w:line="240" w:lineRule="auto"/>
        <w:jc w:val="both"/>
        <w:rPr>
          <w:rFonts w:ascii="Calibri" w:hAnsi="Calibri" w:cs="Calibri"/>
        </w:rPr>
      </w:pPr>
    </w:p>
    <w:p w:rsidR="004D7E97" w:rsidRDefault="004D7E97" w14:paraId="4837116A" w14:textId="77777777">
      <w:pPr>
        <w:rPr>
          <w:rFonts w:ascii="Calibri" w:hAnsi="Calibri" w:eastAsia="Calibri" w:cs="Calibri"/>
          <w:color w:val="0F4761" w:themeColor="accent1" w:themeShade="BF"/>
          <w:sz w:val="28"/>
          <w:szCs w:val="28"/>
        </w:rPr>
      </w:pPr>
      <w:r>
        <w:rPr>
          <w:rFonts w:ascii="Calibri" w:hAnsi="Calibri" w:eastAsia="Calibri" w:cs="Calibri"/>
        </w:rPr>
        <w:br w:type="page"/>
      </w:r>
    </w:p>
    <w:p w:rsidR="005D5F89" w:rsidP="005D5F89" w:rsidRDefault="00DD25AF" w14:paraId="05011DD4" w14:textId="787ECFC8">
      <w:pPr>
        <w:pStyle w:val="Heading1"/>
        <w:spacing w:before="0" w:after="120" w:line="240" w:lineRule="auto"/>
        <w:jc w:val="both"/>
        <w:rPr>
          <w:rFonts w:ascii="Calibri" w:hAnsi="Calibri" w:cs="Calibri"/>
        </w:rPr>
      </w:pPr>
      <w:bookmarkStart w:name="_Toc225287854" w:id="157"/>
      <w:r>
        <w:rPr>
          <w:rFonts w:hint="eastAsia" w:ascii="Calibri" w:hAnsi="Calibri" w:cs="Calibri"/>
        </w:rPr>
        <w:t>Notification</w:t>
      </w:r>
      <w:bookmarkEnd w:id="157"/>
    </w:p>
    <w:p w:rsidRPr="00B94A70" w:rsidR="005D5F89" w:rsidP="003016F3" w:rsidRDefault="005D5F89" w14:paraId="6DF2A93B" w14:textId="20DC4EC1">
      <w:pPr>
        <w:pStyle w:val="Heading2"/>
        <w:rPr>
          <w:rFonts w:ascii="Calibri" w:hAnsi="Calibri" w:cs="Calibri"/>
        </w:rPr>
      </w:pPr>
      <w:bookmarkStart w:name="_Toc225287855" w:id="158"/>
      <w:r w:rsidRPr="00B94A70">
        <w:rPr>
          <w:rFonts w:ascii="Calibri" w:hAnsi="Calibri" w:cs="Calibri"/>
        </w:rPr>
        <w:t>Notification Mechanism</w:t>
      </w:r>
      <w:bookmarkEnd w:id="158"/>
      <w:r w:rsidRPr="00B94A70">
        <w:rPr>
          <w:rFonts w:ascii="Calibri" w:hAnsi="Calibri" w:cs="Calibri"/>
        </w:rPr>
        <w:t xml:space="preserve"> </w:t>
      </w:r>
    </w:p>
    <w:p w:rsidR="005D5F89" w:rsidP="005D5F89" w:rsidRDefault="00E56409" w14:paraId="11532F4D" w14:textId="4138351C">
      <w:pPr>
        <w:spacing w:after="120" w:line="240" w:lineRule="auto"/>
        <w:jc w:val="both"/>
        <w:rPr>
          <w:rFonts w:ascii="Calibri" w:hAnsi="Calibri" w:cs="Calibri"/>
        </w:rPr>
      </w:pPr>
      <w:r>
        <w:rPr>
          <w:rFonts w:hint="eastAsia" w:ascii="Calibri" w:hAnsi="Calibri" w:cs="Calibri"/>
        </w:rPr>
        <w:t xml:space="preserve">SLA </w:t>
      </w:r>
      <w:r w:rsidRPr="00015049" w:rsidR="005D5F89">
        <w:rPr>
          <w:rFonts w:ascii="Calibri" w:hAnsi="Calibri" w:cs="Calibri"/>
        </w:rPr>
        <w:t xml:space="preserve">Reminders and </w:t>
      </w:r>
      <w:r w:rsidR="008723FD">
        <w:rPr>
          <w:rFonts w:hint="eastAsia" w:ascii="Calibri" w:hAnsi="Calibri" w:cs="Calibri"/>
        </w:rPr>
        <w:t xml:space="preserve">system </w:t>
      </w:r>
      <w:r w:rsidRPr="00015049" w:rsidR="005D5F89">
        <w:rPr>
          <w:rFonts w:ascii="Calibri" w:hAnsi="Calibri" w:cs="Calibri"/>
        </w:rPr>
        <w:t xml:space="preserve">notifications will be delivered through </w:t>
      </w:r>
      <w:r w:rsidR="00066620">
        <w:rPr>
          <w:rFonts w:ascii="Calibri" w:hAnsi="Calibri" w:cs="Calibri"/>
        </w:rPr>
        <w:t>confi</w:t>
      </w:r>
      <w:r w:rsidR="00F90B74">
        <w:rPr>
          <w:rFonts w:ascii="Calibri" w:hAnsi="Calibri" w:cs="Calibri"/>
        </w:rPr>
        <w:t xml:space="preserve">gured </w:t>
      </w:r>
      <w:r w:rsidRPr="00015049" w:rsidR="005D5F89">
        <w:rPr>
          <w:rFonts w:ascii="Calibri" w:hAnsi="Calibri" w:cs="Calibri"/>
        </w:rPr>
        <w:t xml:space="preserve">communication channel to ensure timely follow-up and visibility. </w:t>
      </w:r>
    </w:p>
    <w:p w:rsidRPr="004569DA" w:rsidR="004569DA" w:rsidP="005D5F89" w:rsidRDefault="004569DA" w14:paraId="71D57D28" w14:textId="2058F5F3">
      <w:pPr>
        <w:spacing w:after="120" w:line="240" w:lineRule="auto"/>
        <w:jc w:val="both"/>
        <w:rPr>
          <w:rFonts w:ascii="Calibri" w:hAnsi="Calibri" w:cs="Calibri"/>
          <w:b/>
          <w:bCs/>
        </w:rPr>
      </w:pPr>
      <w:r w:rsidRPr="004569DA">
        <w:rPr>
          <w:rFonts w:ascii="Calibri" w:hAnsi="Calibri" w:cs="Calibri"/>
          <w:b/>
          <w:bCs/>
        </w:rPr>
        <w:t>Notification Channels</w:t>
      </w:r>
    </w:p>
    <w:p w:rsidRPr="00A573BB" w:rsidR="005D5F89" w:rsidP="001C3046" w:rsidRDefault="00FC2237" w14:paraId="3F4A61FB" w14:textId="0F66C943">
      <w:pPr>
        <w:pStyle w:val="ListParagraph"/>
        <w:numPr>
          <w:ilvl w:val="0"/>
          <w:numId w:val="50"/>
        </w:numPr>
        <w:spacing w:after="120" w:line="240" w:lineRule="auto"/>
        <w:jc w:val="both"/>
        <w:rPr>
          <w:rFonts w:ascii="Calibri" w:hAnsi="Calibri" w:cs="Calibri"/>
        </w:rPr>
      </w:pPr>
      <w:r>
        <w:rPr>
          <w:rFonts w:ascii="Calibri" w:hAnsi="Calibri" w:cs="Calibri"/>
          <w:b/>
          <w:bCs/>
        </w:rPr>
        <w:t xml:space="preserve">Microsoft </w:t>
      </w:r>
      <w:r w:rsidRPr="00A573BB" w:rsidR="005D5F89">
        <w:rPr>
          <w:rFonts w:ascii="Calibri" w:hAnsi="Calibri" w:cs="Calibri"/>
          <w:b/>
          <w:bCs/>
        </w:rPr>
        <w:t xml:space="preserve">Teams </w:t>
      </w:r>
      <w:r w:rsidR="00D72C3C">
        <w:rPr>
          <w:rFonts w:ascii="Calibri" w:hAnsi="Calibri" w:cs="Calibri"/>
          <w:b/>
          <w:bCs/>
        </w:rPr>
        <w:t>C</w:t>
      </w:r>
      <w:r w:rsidRPr="00A573BB" w:rsidR="005D5F89">
        <w:rPr>
          <w:rFonts w:ascii="Calibri" w:hAnsi="Calibri" w:cs="Calibri"/>
          <w:b/>
          <w:bCs/>
        </w:rPr>
        <w:t xml:space="preserve">hannel </w:t>
      </w:r>
      <w:r w:rsidR="00D72C3C">
        <w:rPr>
          <w:rFonts w:ascii="Calibri" w:hAnsi="Calibri" w:cs="Calibri"/>
          <w:b/>
          <w:bCs/>
        </w:rPr>
        <w:t>N</w:t>
      </w:r>
      <w:r w:rsidRPr="00A573BB" w:rsidR="005D5F89">
        <w:rPr>
          <w:rFonts w:ascii="Calibri" w:hAnsi="Calibri" w:cs="Calibri"/>
          <w:b/>
          <w:bCs/>
        </w:rPr>
        <w:t>otification</w:t>
      </w:r>
      <w:r w:rsidRPr="00A573BB" w:rsidR="005D5F89">
        <w:rPr>
          <w:rFonts w:ascii="Calibri" w:hAnsi="Calibri" w:cs="Calibri"/>
        </w:rPr>
        <w:t xml:space="preserve"> – </w:t>
      </w:r>
      <w:r w:rsidRPr="00566BD2" w:rsidR="00566BD2">
        <w:rPr>
          <w:rFonts w:ascii="Calibri" w:hAnsi="Calibri" w:cs="Calibri"/>
        </w:rPr>
        <w:t>Notifications</w:t>
      </w:r>
      <w:r w:rsidR="004E1883">
        <w:rPr>
          <w:rFonts w:ascii="Calibri" w:hAnsi="Calibri" w:cs="Calibri"/>
        </w:rPr>
        <w:t>/reminders</w:t>
      </w:r>
      <w:r w:rsidRPr="00566BD2" w:rsidR="00566BD2">
        <w:rPr>
          <w:rFonts w:ascii="Calibri" w:hAnsi="Calibri" w:cs="Calibri"/>
        </w:rPr>
        <w:t xml:space="preserve"> are posted to a configured Microsoft Teams channel associated with the recipient’s team/business unit</w:t>
      </w:r>
      <w:r w:rsidRPr="00A573BB" w:rsidR="005D5F89">
        <w:rPr>
          <w:rFonts w:ascii="Calibri" w:hAnsi="Calibri" w:cs="Calibri"/>
        </w:rPr>
        <w:t>.</w:t>
      </w:r>
    </w:p>
    <w:p w:rsidR="00A3461C" w:rsidP="001C3046" w:rsidRDefault="005D5F89" w14:paraId="11CF387C" w14:textId="77777777">
      <w:pPr>
        <w:numPr>
          <w:ilvl w:val="0"/>
          <w:numId w:val="50"/>
        </w:numPr>
        <w:spacing w:after="120" w:line="240" w:lineRule="auto"/>
        <w:ind w:left="714" w:hanging="357"/>
        <w:jc w:val="both"/>
        <w:rPr>
          <w:rFonts w:ascii="Calibri" w:hAnsi="Calibri" w:cs="Calibri"/>
        </w:rPr>
      </w:pPr>
      <w:r w:rsidRPr="00484E63">
        <w:rPr>
          <w:rFonts w:ascii="Calibri" w:hAnsi="Calibri" w:cs="Calibri"/>
          <w:b/>
          <w:bCs/>
        </w:rPr>
        <w:t>Email notification</w:t>
      </w:r>
      <w:r w:rsidRPr="00484E63">
        <w:rPr>
          <w:rFonts w:ascii="Calibri" w:hAnsi="Calibri" w:cs="Calibri"/>
        </w:rPr>
        <w:t xml:space="preserve"> – </w:t>
      </w:r>
      <w:r w:rsidRPr="00E575AC" w:rsidR="00E575AC">
        <w:rPr>
          <w:rFonts w:ascii="Calibri" w:hAnsi="Calibri" w:cs="Calibri"/>
        </w:rPr>
        <w:t>Notifications</w:t>
      </w:r>
      <w:r w:rsidR="004E1883">
        <w:rPr>
          <w:rFonts w:ascii="Calibri" w:hAnsi="Calibri" w:cs="Calibri"/>
        </w:rPr>
        <w:t>/reminders</w:t>
      </w:r>
      <w:r w:rsidRPr="00E575AC" w:rsidR="00E575AC">
        <w:rPr>
          <w:rFonts w:ascii="Calibri" w:hAnsi="Calibri" w:cs="Calibri"/>
        </w:rPr>
        <w:t xml:space="preserve"> are sent to the user’s registered email address.</w:t>
      </w:r>
    </w:p>
    <w:p w:rsidR="005D5F89" w:rsidP="00A3461C" w:rsidRDefault="00E575AC" w14:paraId="239DBF30" w14:textId="752E71C3">
      <w:pPr>
        <w:spacing w:after="120" w:line="240" w:lineRule="auto"/>
        <w:ind w:left="714"/>
        <w:jc w:val="both"/>
        <w:rPr>
          <w:rFonts w:ascii="Calibri" w:hAnsi="Calibri" w:cs="Calibri"/>
        </w:rPr>
      </w:pPr>
      <w:r w:rsidRPr="00E575AC">
        <w:rPr>
          <w:rFonts w:ascii="Calibri" w:hAnsi="Calibri" w:cs="Calibri"/>
        </w:rPr>
        <w:t>This serves as a fallback and ensures users are notified even when Teams is unavailable</w:t>
      </w:r>
      <w:r w:rsidRPr="00484E63" w:rsidR="005D5F89">
        <w:rPr>
          <w:rFonts w:ascii="Calibri" w:hAnsi="Calibri" w:cs="Calibri"/>
        </w:rPr>
        <w:t>.</w:t>
      </w:r>
      <w:r w:rsidR="005D5F89">
        <w:rPr>
          <w:rFonts w:ascii="Calibri" w:hAnsi="Calibri" w:cs="Calibri"/>
        </w:rPr>
        <w:t xml:space="preserve"> </w:t>
      </w:r>
    </w:p>
    <w:p w:rsidR="00457F0A" w:rsidP="00457F0A" w:rsidRDefault="00457F0A" w14:paraId="521842DD" w14:textId="77777777">
      <w:pPr>
        <w:spacing w:after="120" w:line="240" w:lineRule="auto"/>
        <w:jc w:val="both"/>
        <w:rPr>
          <w:rFonts w:ascii="Calibri" w:hAnsi="Calibri" w:cs="Calibri"/>
          <w:b/>
          <w:bCs/>
        </w:rPr>
      </w:pPr>
    </w:p>
    <w:p w:rsidRPr="00457F0A" w:rsidR="00457F0A" w:rsidP="00457F0A" w:rsidRDefault="00457F0A" w14:paraId="3329C7BC" w14:textId="2B4A07C1">
      <w:pPr>
        <w:spacing w:after="120" w:line="240" w:lineRule="auto"/>
        <w:jc w:val="both"/>
        <w:rPr>
          <w:rFonts w:ascii="Calibri" w:hAnsi="Calibri" w:cs="Calibri"/>
        </w:rPr>
      </w:pPr>
      <w:r w:rsidRPr="00457F0A">
        <w:rPr>
          <w:rFonts w:ascii="Calibri" w:hAnsi="Calibri" w:cs="Calibri"/>
          <w:b/>
          <w:bCs/>
        </w:rPr>
        <w:t>Channel Behaviour Rules</w:t>
      </w:r>
    </w:p>
    <w:p w:rsidRPr="00457F0A" w:rsidR="00457F0A" w:rsidP="001C3046" w:rsidRDefault="00457F0A" w14:paraId="64E052A2" w14:textId="77777777">
      <w:pPr>
        <w:numPr>
          <w:ilvl w:val="0"/>
          <w:numId w:val="71"/>
        </w:numPr>
        <w:spacing w:after="120" w:line="240" w:lineRule="auto"/>
        <w:jc w:val="both"/>
        <w:rPr>
          <w:rFonts w:ascii="Calibri" w:hAnsi="Calibri" w:cs="Calibri"/>
        </w:rPr>
      </w:pPr>
      <w:r w:rsidRPr="00457F0A">
        <w:rPr>
          <w:rFonts w:ascii="Calibri" w:hAnsi="Calibri" w:cs="Calibri"/>
        </w:rPr>
        <w:t xml:space="preserve">Users with a </w:t>
      </w:r>
      <w:r w:rsidRPr="00457F0A">
        <w:rPr>
          <w:rFonts w:ascii="Calibri" w:hAnsi="Calibri" w:cs="Calibri"/>
          <w:b/>
          <w:bCs/>
        </w:rPr>
        <w:t>Microsoft Teams account</w:t>
      </w:r>
      <w:r w:rsidRPr="00457F0A">
        <w:rPr>
          <w:rFonts w:ascii="Calibri" w:hAnsi="Calibri" w:cs="Calibri"/>
        </w:rPr>
        <w:t xml:space="preserve"> will receive: </w:t>
      </w:r>
    </w:p>
    <w:p w:rsidRPr="00457F0A" w:rsidR="00457F0A" w:rsidP="001C3046" w:rsidRDefault="00457F0A" w14:paraId="0CCEFACE" w14:textId="77777777">
      <w:pPr>
        <w:numPr>
          <w:ilvl w:val="1"/>
          <w:numId w:val="71"/>
        </w:numPr>
        <w:spacing w:after="0" w:line="240" w:lineRule="auto"/>
        <w:jc w:val="both"/>
        <w:rPr>
          <w:rFonts w:ascii="Calibri" w:hAnsi="Calibri" w:cs="Calibri"/>
        </w:rPr>
      </w:pPr>
      <w:r w:rsidRPr="00457F0A">
        <w:rPr>
          <w:rFonts w:ascii="Calibri" w:hAnsi="Calibri" w:cs="Calibri"/>
        </w:rPr>
        <w:t xml:space="preserve">Teams channel notification </w:t>
      </w:r>
    </w:p>
    <w:p w:rsidRPr="00457F0A" w:rsidR="00457F0A" w:rsidP="001C3046" w:rsidRDefault="00457F0A" w14:paraId="7B785E2A" w14:textId="77777777">
      <w:pPr>
        <w:numPr>
          <w:ilvl w:val="1"/>
          <w:numId w:val="71"/>
        </w:numPr>
        <w:spacing w:after="120" w:line="240" w:lineRule="auto"/>
        <w:jc w:val="both"/>
        <w:rPr>
          <w:rFonts w:ascii="Calibri" w:hAnsi="Calibri" w:cs="Calibri"/>
        </w:rPr>
      </w:pPr>
      <w:r w:rsidRPr="00457F0A">
        <w:rPr>
          <w:rFonts w:ascii="Calibri" w:hAnsi="Calibri" w:cs="Calibri"/>
        </w:rPr>
        <w:t xml:space="preserve">Email notification </w:t>
      </w:r>
    </w:p>
    <w:p w:rsidRPr="00457F0A" w:rsidR="00457F0A" w:rsidP="001C3046" w:rsidRDefault="00457F0A" w14:paraId="53C16D57" w14:textId="77777777">
      <w:pPr>
        <w:numPr>
          <w:ilvl w:val="0"/>
          <w:numId w:val="71"/>
        </w:numPr>
        <w:spacing w:after="120" w:line="240" w:lineRule="auto"/>
        <w:jc w:val="both"/>
        <w:rPr>
          <w:rFonts w:ascii="Calibri" w:hAnsi="Calibri" w:cs="Calibri"/>
        </w:rPr>
      </w:pPr>
      <w:r w:rsidRPr="00457F0A">
        <w:rPr>
          <w:rFonts w:ascii="Calibri" w:hAnsi="Calibri" w:cs="Calibri"/>
        </w:rPr>
        <w:t xml:space="preserve">Users </w:t>
      </w:r>
      <w:r w:rsidRPr="00457F0A">
        <w:rPr>
          <w:rFonts w:ascii="Calibri" w:hAnsi="Calibri" w:cs="Calibri"/>
          <w:b/>
          <w:bCs/>
        </w:rPr>
        <w:t>without a Teams account</w:t>
      </w:r>
      <w:r w:rsidRPr="00457F0A">
        <w:rPr>
          <w:rFonts w:ascii="Calibri" w:hAnsi="Calibri" w:cs="Calibri"/>
        </w:rPr>
        <w:t xml:space="preserve"> (e.g., SME external users) will receive: </w:t>
      </w:r>
    </w:p>
    <w:p w:rsidRPr="00457F0A" w:rsidR="00457F0A" w:rsidP="001C3046" w:rsidRDefault="00457F0A" w14:paraId="3E8C74A7" w14:textId="77777777">
      <w:pPr>
        <w:numPr>
          <w:ilvl w:val="1"/>
          <w:numId w:val="71"/>
        </w:numPr>
        <w:spacing w:after="120" w:line="240" w:lineRule="auto"/>
        <w:jc w:val="both"/>
        <w:rPr>
          <w:rFonts w:ascii="Calibri" w:hAnsi="Calibri" w:cs="Calibri"/>
        </w:rPr>
      </w:pPr>
      <w:r w:rsidRPr="00457F0A">
        <w:rPr>
          <w:rFonts w:ascii="Calibri" w:hAnsi="Calibri" w:cs="Calibri"/>
        </w:rPr>
        <w:t xml:space="preserve">Email notification only </w:t>
      </w:r>
    </w:p>
    <w:p w:rsidR="005D5F89" w:rsidP="005D5F89" w:rsidRDefault="005D5F89" w14:paraId="08B5CB67" w14:textId="77777777"/>
    <w:p w:rsidR="00802983" w:rsidP="00457F0A" w:rsidRDefault="00457F0A" w14:paraId="296E9521" w14:textId="77777777">
      <w:pPr>
        <w:pStyle w:val="Heading2"/>
        <w:rPr>
          <w:rFonts w:ascii="Calibri" w:hAnsi="Calibri" w:cs="Calibri"/>
        </w:rPr>
      </w:pPr>
      <w:bookmarkStart w:name="_Toc225287856" w:id="159"/>
      <w:r>
        <w:rPr>
          <w:rFonts w:ascii="Calibri" w:hAnsi="Calibri" w:cs="Calibri"/>
        </w:rPr>
        <w:t>Teams Channel Configuration</w:t>
      </w:r>
      <w:bookmarkEnd w:id="159"/>
    </w:p>
    <w:p w:rsidRPr="00E25C32" w:rsidR="00E25C32" w:rsidP="00E25C32" w:rsidRDefault="00E25C32" w14:paraId="144A744C" w14:textId="77777777">
      <w:pPr>
        <w:spacing w:after="120"/>
        <w:rPr>
          <w:rFonts w:ascii="Calibri" w:hAnsi="Calibri" w:cs="Calibri"/>
        </w:rPr>
      </w:pPr>
      <w:r w:rsidRPr="00E25C32">
        <w:rPr>
          <w:rFonts w:ascii="Calibri" w:hAnsi="Calibri" w:cs="Calibri"/>
        </w:rPr>
        <w:t xml:space="preserve">A new configurable field, </w:t>
      </w:r>
      <w:r w:rsidRPr="00E25C32">
        <w:rPr>
          <w:rFonts w:ascii="Calibri" w:hAnsi="Calibri" w:cs="Calibri"/>
          <w:b/>
          <w:bCs/>
        </w:rPr>
        <w:t>“Teams Channel”</w:t>
      </w:r>
      <w:r w:rsidRPr="00E25C32">
        <w:rPr>
          <w:rFonts w:ascii="Calibri" w:hAnsi="Calibri" w:cs="Calibri"/>
        </w:rPr>
        <w:t xml:space="preserve">, will be introduced under </w:t>
      </w:r>
      <w:r w:rsidRPr="00E25C32">
        <w:rPr>
          <w:rFonts w:ascii="Calibri" w:hAnsi="Calibri" w:cs="Calibri"/>
          <w:b/>
          <w:bCs/>
        </w:rPr>
        <w:t>Team Profile Settings</w:t>
      </w:r>
      <w:r w:rsidRPr="00E25C32">
        <w:rPr>
          <w:rFonts w:ascii="Calibri" w:hAnsi="Calibri" w:cs="Calibri"/>
        </w:rPr>
        <w:t>.</w:t>
      </w:r>
    </w:p>
    <w:p w:rsidRPr="00E25C32" w:rsidR="00E25C32" w:rsidP="00E25C32" w:rsidRDefault="00E25C32" w14:paraId="075C3984" w14:textId="77777777">
      <w:pPr>
        <w:spacing w:after="120"/>
        <w:rPr>
          <w:rFonts w:ascii="Calibri" w:hAnsi="Calibri" w:cs="Calibri"/>
        </w:rPr>
      </w:pPr>
      <w:r w:rsidRPr="00E25C32">
        <w:rPr>
          <w:rFonts w:ascii="Calibri" w:hAnsi="Calibri" w:cs="Calibri"/>
          <w:b/>
          <w:bCs/>
        </w:rPr>
        <w:t>Configuration Details</w:t>
      </w:r>
    </w:p>
    <w:p w:rsidRPr="00E25C32" w:rsidR="00E25C32" w:rsidP="001C3046" w:rsidRDefault="00E25C32" w14:paraId="78172F60" w14:textId="77777777">
      <w:pPr>
        <w:numPr>
          <w:ilvl w:val="0"/>
          <w:numId w:val="72"/>
        </w:numPr>
        <w:spacing w:after="120"/>
        <w:rPr>
          <w:rFonts w:ascii="Calibri" w:hAnsi="Calibri" w:cs="Calibri"/>
        </w:rPr>
      </w:pPr>
      <w:r w:rsidRPr="00E25C32">
        <w:rPr>
          <w:rFonts w:ascii="Calibri" w:hAnsi="Calibri" w:cs="Calibri"/>
        </w:rPr>
        <w:t xml:space="preserve">Admin users can assign a </w:t>
      </w:r>
      <w:r w:rsidRPr="00E25C32">
        <w:rPr>
          <w:rFonts w:ascii="Calibri" w:hAnsi="Calibri" w:cs="Calibri"/>
          <w:b/>
          <w:bCs/>
        </w:rPr>
        <w:t>Teams channel</w:t>
      </w:r>
      <w:r w:rsidRPr="00E25C32">
        <w:rPr>
          <w:rFonts w:ascii="Calibri" w:hAnsi="Calibri" w:cs="Calibri"/>
        </w:rPr>
        <w:t xml:space="preserve"> to each team/business unit via a dropdown selection. </w:t>
      </w:r>
    </w:p>
    <w:p w:rsidRPr="00E25C32" w:rsidR="00E25C32" w:rsidP="001C3046" w:rsidRDefault="00E25C32" w14:paraId="2C817F72" w14:textId="77777777">
      <w:pPr>
        <w:numPr>
          <w:ilvl w:val="0"/>
          <w:numId w:val="72"/>
        </w:numPr>
        <w:spacing w:after="120"/>
        <w:rPr>
          <w:rFonts w:ascii="Calibri" w:hAnsi="Calibri" w:cs="Calibri"/>
        </w:rPr>
      </w:pPr>
      <w:r w:rsidRPr="00E25C32">
        <w:rPr>
          <w:rFonts w:ascii="Calibri" w:hAnsi="Calibri" w:cs="Calibri"/>
        </w:rPr>
        <w:t xml:space="preserve">The Teams channel mapping is: </w:t>
      </w:r>
    </w:p>
    <w:p w:rsidRPr="00E25C32" w:rsidR="00E25C32" w:rsidP="001C3046" w:rsidRDefault="00E25C32" w14:paraId="7F02FEC5" w14:textId="77777777">
      <w:pPr>
        <w:numPr>
          <w:ilvl w:val="1"/>
          <w:numId w:val="72"/>
        </w:numPr>
        <w:spacing w:after="0"/>
        <w:rPr>
          <w:rFonts w:ascii="Calibri" w:hAnsi="Calibri" w:cs="Calibri"/>
        </w:rPr>
      </w:pPr>
      <w:r w:rsidRPr="00E25C32">
        <w:rPr>
          <w:rFonts w:ascii="Calibri" w:hAnsi="Calibri" w:cs="Calibri"/>
          <w:b/>
          <w:bCs/>
        </w:rPr>
        <w:t>Fully configurable</w:t>
      </w:r>
      <w:r w:rsidRPr="00E25C32">
        <w:rPr>
          <w:rFonts w:ascii="Calibri" w:hAnsi="Calibri" w:cs="Calibri"/>
        </w:rPr>
        <w:t xml:space="preserve"> </w:t>
      </w:r>
    </w:p>
    <w:p w:rsidRPr="00E25C32" w:rsidR="00E25C32" w:rsidP="001C3046" w:rsidRDefault="00E25C32" w14:paraId="30F4BAE9" w14:textId="77777777">
      <w:pPr>
        <w:numPr>
          <w:ilvl w:val="1"/>
          <w:numId w:val="72"/>
        </w:numPr>
        <w:spacing w:after="120"/>
        <w:rPr>
          <w:rFonts w:ascii="Calibri" w:hAnsi="Calibri" w:cs="Calibri"/>
        </w:rPr>
      </w:pPr>
      <w:r w:rsidRPr="00E25C32">
        <w:rPr>
          <w:rFonts w:ascii="Calibri" w:hAnsi="Calibri" w:cs="Calibri"/>
        </w:rPr>
        <w:t xml:space="preserve">Can be updated or reassigned at any time by the admin </w:t>
      </w:r>
    </w:p>
    <w:p w:rsidRPr="00E25C32" w:rsidR="00E25C32" w:rsidP="001C3046" w:rsidRDefault="00E25C32" w14:paraId="37B3537D" w14:textId="77777777">
      <w:pPr>
        <w:numPr>
          <w:ilvl w:val="0"/>
          <w:numId w:val="72"/>
        </w:numPr>
        <w:spacing w:after="120"/>
        <w:rPr>
          <w:rFonts w:ascii="Calibri" w:hAnsi="Calibri" w:cs="Calibri"/>
        </w:rPr>
      </w:pPr>
      <w:r w:rsidRPr="00E25C32">
        <w:rPr>
          <w:rFonts w:ascii="Calibri" w:hAnsi="Calibri" w:cs="Calibri"/>
        </w:rPr>
        <w:t xml:space="preserve">If no channel is selected, the field will remain </w:t>
      </w:r>
      <w:r w:rsidRPr="00E25C32">
        <w:rPr>
          <w:rFonts w:ascii="Calibri" w:hAnsi="Calibri" w:cs="Calibri"/>
          <w:b/>
          <w:bCs/>
        </w:rPr>
        <w:t>blank</w:t>
      </w:r>
      <w:r w:rsidRPr="00E25C32">
        <w:rPr>
          <w:rFonts w:ascii="Calibri" w:hAnsi="Calibri" w:cs="Calibri"/>
        </w:rPr>
        <w:t xml:space="preserve"> </w:t>
      </w:r>
    </w:p>
    <w:p w:rsidR="00E25C32" w:rsidP="00E25C32" w:rsidRDefault="00E25C32" w14:paraId="2F38E614" w14:textId="77777777">
      <w:pPr>
        <w:spacing w:after="120"/>
        <w:rPr>
          <w:rFonts w:ascii="Calibri" w:hAnsi="Calibri" w:cs="Calibri"/>
          <w:b/>
          <w:bCs/>
        </w:rPr>
      </w:pPr>
    </w:p>
    <w:p w:rsidRPr="00E25C32" w:rsidR="00E25C32" w:rsidP="00E25C32" w:rsidRDefault="00E25C32" w14:paraId="7596A9E4" w14:textId="1B6FE88B">
      <w:pPr>
        <w:spacing w:after="120"/>
        <w:rPr>
          <w:rFonts w:ascii="Calibri" w:hAnsi="Calibri" w:cs="Calibri"/>
        </w:rPr>
      </w:pPr>
      <w:r w:rsidRPr="00E25C32">
        <w:rPr>
          <w:rFonts w:ascii="Calibri" w:hAnsi="Calibri" w:cs="Calibri"/>
          <w:b/>
          <w:bCs/>
        </w:rPr>
        <w:t>Default Behaviour</w:t>
      </w:r>
    </w:p>
    <w:p w:rsidRPr="00E25C32" w:rsidR="00E25C32" w:rsidP="001C3046" w:rsidRDefault="00E25C32" w14:paraId="3000749C" w14:textId="77777777">
      <w:pPr>
        <w:numPr>
          <w:ilvl w:val="0"/>
          <w:numId w:val="73"/>
        </w:numPr>
        <w:spacing w:after="120"/>
        <w:rPr>
          <w:rFonts w:ascii="Calibri" w:hAnsi="Calibri" w:cs="Calibri"/>
        </w:rPr>
      </w:pPr>
      <w:r w:rsidRPr="00E25C32">
        <w:rPr>
          <w:rFonts w:ascii="Calibri" w:hAnsi="Calibri" w:cs="Calibri"/>
        </w:rPr>
        <w:t xml:space="preserve">If no Teams channel is configured for a team: </w:t>
      </w:r>
    </w:p>
    <w:p w:rsidRPr="00FB395F" w:rsidR="00E25C32" w:rsidP="001C3046" w:rsidRDefault="00E25C32" w14:paraId="1C8643FD" w14:textId="77777777">
      <w:pPr>
        <w:numPr>
          <w:ilvl w:val="1"/>
          <w:numId w:val="73"/>
        </w:numPr>
        <w:spacing w:after="120"/>
        <w:rPr>
          <w:rFonts w:ascii="Calibri" w:hAnsi="Calibri" w:cs="Calibri"/>
        </w:rPr>
      </w:pPr>
      <w:r w:rsidRPr="00E25C32">
        <w:rPr>
          <w:rFonts w:ascii="Calibri" w:hAnsi="Calibri" w:cs="Calibri"/>
        </w:rPr>
        <w:t xml:space="preserve">Notifications will be sent to a default channel: </w:t>
      </w:r>
      <w:r w:rsidRPr="00E25C32">
        <w:rPr>
          <w:rFonts w:ascii="Calibri" w:hAnsi="Calibri" w:cs="Calibri"/>
          <w:b/>
          <w:bCs/>
        </w:rPr>
        <w:t>“General”</w:t>
      </w:r>
    </w:p>
    <w:p w:rsidR="00FB395F" w:rsidP="00FB395F" w:rsidRDefault="00FB395F" w14:paraId="4B1C6521" w14:textId="4F1C0493">
      <w:pPr>
        <w:spacing w:after="120"/>
        <w:rPr>
          <w:rFonts w:ascii="Calibri" w:hAnsi="Calibri" w:cs="Calibri"/>
          <w:b/>
          <w:bCs/>
        </w:rPr>
      </w:pPr>
    </w:p>
    <w:p w:rsidRPr="00B94A70" w:rsidR="00457F0A" w:rsidP="00457F0A" w:rsidRDefault="0045299B" w14:paraId="09226889" w14:textId="4B99CBA8">
      <w:pPr>
        <w:pStyle w:val="Heading2"/>
        <w:rPr>
          <w:rFonts w:ascii="Calibri" w:hAnsi="Calibri" w:cs="Calibri"/>
        </w:rPr>
      </w:pPr>
      <w:bookmarkStart w:name="_Toc225287857" w:id="160"/>
      <w:r w:rsidRPr="0045299B">
        <w:rPr>
          <w:rFonts w:ascii="Calibri" w:hAnsi="Calibri" w:cs="Calibri"/>
        </w:rPr>
        <w:t>Notification Routing Logic</w:t>
      </w:r>
      <w:bookmarkEnd w:id="160"/>
    </w:p>
    <w:p w:rsidR="008F2E58" w:rsidP="3C54A340" w:rsidRDefault="001F05B4" w14:paraId="3C938970" w14:textId="403C4D1D">
      <w:pPr>
        <w:rPr>
          <w:rFonts w:ascii="Calibri" w:hAnsi="Calibri" w:cs="Calibri"/>
          <w:i w:val="1"/>
          <w:iCs w:val="1"/>
        </w:rPr>
      </w:pPr>
      <w:commentRangeStart w:id="161"/>
      <w:commentRangeStart w:id="162"/>
      <w:r w:rsidRPr="3C54A340" w:rsidR="3C54A340">
        <w:rPr>
          <w:rFonts w:ascii="Calibri" w:hAnsi="Calibri" w:cs="Calibri"/>
        </w:rPr>
        <w:t xml:space="preserve">Notification delivery </w:t>
      </w:r>
      <w:commentRangeEnd w:id="161"/>
      <w:r>
        <w:rPr>
          <w:rStyle w:val="CommentReference"/>
        </w:rPr>
        <w:commentReference w:id="161"/>
      </w:r>
      <w:commentRangeEnd w:id="162"/>
      <w:r>
        <w:rPr>
          <w:rStyle w:val="CommentReference"/>
        </w:rPr>
        <w:commentReference w:id="162"/>
      </w:r>
      <w:r w:rsidRPr="3C54A340" w:rsidR="3C54A340">
        <w:rPr>
          <w:rFonts w:ascii="Calibri" w:hAnsi="Calibri" w:cs="Calibri"/>
        </w:rPr>
        <w:t xml:space="preserve">is </w:t>
      </w:r>
      <w:r w:rsidRPr="3C54A340" w:rsidR="3C54A340">
        <w:rPr>
          <w:rFonts w:ascii="Calibri" w:hAnsi="Calibri" w:cs="Calibri"/>
        </w:rPr>
        <w:t>determined</w:t>
      </w:r>
      <w:r w:rsidRPr="3C54A340" w:rsidR="3C54A340">
        <w:rPr>
          <w:rFonts w:ascii="Calibri" w:hAnsi="Calibri" w:cs="Calibri"/>
        </w:rPr>
        <w:t xml:space="preserve"> based on how the case is assigned</w:t>
      </w:r>
    </w:p>
    <w:p w:rsidR="008F2E58" w:rsidP="3C54A340" w:rsidRDefault="001F05B4" w14:paraId="19AB581C" w14:textId="69C9A02A">
      <w:pPr>
        <w:rPr>
          <w:rFonts w:ascii="Calibri" w:hAnsi="Calibri" w:cs="Calibri"/>
          <w:i w:val="1"/>
          <w:iCs w:val="1"/>
        </w:rPr>
      </w:pPr>
      <w:r w:rsidRPr="3C54A340" w:rsidR="3C54A340">
        <w:rPr>
          <w:rFonts w:ascii="Calibri" w:hAnsi="Calibri" w:cs="Calibri"/>
          <w:i w:val="1"/>
          <w:iCs w:val="1"/>
        </w:rPr>
        <w:t>Note:</w:t>
      </w:r>
    </w:p>
    <w:p w:rsidR="008F2E58" w:rsidP="008F2E58" w:rsidRDefault="001F05B4" w14:paraId="0BE27BDF" w14:textId="77777777">
      <w:pPr>
        <w:pStyle w:val="ListParagraph"/>
        <w:numPr>
          <w:ilvl w:val="0"/>
          <w:numId w:val="73"/>
        </w:numPr>
        <w:rPr>
          <w:rFonts w:ascii="Calibri" w:hAnsi="Calibri" w:cs="Calibri"/>
          <w:i/>
          <w:iCs/>
        </w:rPr>
      </w:pPr>
      <w:r w:rsidRPr="008F2E58">
        <w:rPr>
          <w:rFonts w:ascii="Calibri" w:hAnsi="Calibri" w:cs="Calibri"/>
          <w:i/>
          <w:iCs/>
        </w:rPr>
        <w:t xml:space="preserve">Notifications are routed at the team or business unit level to ensure consistency, with users inheriting visibility based on their assigned team. </w:t>
      </w:r>
    </w:p>
    <w:p w:rsidRPr="008F2E58" w:rsidR="001F05B4" w:rsidP="008F2E58" w:rsidRDefault="001F05B4" w14:paraId="41E655EF" w14:textId="70B28698">
      <w:pPr>
        <w:pStyle w:val="ListParagraph"/>
        <w:numPr>
          <w:ilvl w:val="0"/>
          <w:numId w:val="73"/>
        </w:numPr>
        <w:rPr>
          <w:rFonts w:ascii="Calibri" w:hAnsi="Calibri" w:cs="Calibri"/>
          <w:i/>
          <w:iCs/>
        </w:rPr>
      </w:pPr>
      <w:r w:rsidRPr="008F2E58">
        <w:rPr>
          <w:rFonts w:ascii="Calibri" w:hAnsi="Calibri" w:cs="Calibri"/>
          <w:i/>
          <w:iCs/>
        </w:rPr>
        <w:t>Email serves as a fallback channel in cases where Microsoft Teams is not available.</w:t>
      </w:r>
    </w:p>
    <w:tbl>
      <w:tblPr>
        <w:tblStyle w:val="TableGrid"/>
        <w:tblW w:w="9067" w:type="dxa"/>
        <w:tblLook w:val="04A0" w:firstRow="1" w:lastRow="0" w:firstColumn="1" w:lastColumn="0" w:noHBand="0" w:noVBand="1"/>
      </w:tblPr>
      <w:tblGrid>
        <w:gridCol w:w="3397"/>
        <w:gridCol w:w="5670"/>
      </w:tblGrid>
      <w:tr w:rsidRPr="00303CE3" w:rsidR="00D879E7" w:rsidTr="00C06A7C" w14:paraId="715A8D5C" w14:textId="77777777">
        <w:tc>
          <w:tcPr>
            <w:tcW w:w="3397" w:type="dxa"/>
            <w:shd w:val="clear" w:color="auto" w:fill="A5C9EB" w:themeFill="text2" w:themeFillTint="40"/>
            <w:hideMark/>
          </w:tcPr>
          <w:p w:rsidRPr="00303CE3" w:rsidR="00303CE3" w:rsidP="00303CE3" w:rsidRDefault="00303CE3" w14:paraId="55A5CD59" w14:textId="77777777">
            <w:pPr>
              <w:spacing w:line="278" w:lineRule="auto"/>
              <w:rPr>
                <w:rFonts w:ascii="Calibri" w:hAnsi="Calibri" w:cs="Calibri"/>
                <w:b/>
                <w:bCs/>
              </w:rPr>
            </w:pPr>
            <w:r w:rsidRPr="00303CE3">
              <w:rPr>
                <w:rFonts w:ascii="Calibri" w:hAnsi="Calibri" w:cs="Calibri"/>
                <w:b/>
                <w:bCs/>
              </w:rPr>
              <w:t>Assignment Type</w:t>
            </w:r>
          </w:p>
        </w:tc>
        <w:tc>
          <w:tcPr>
            <w:tcW w:w="5670" w:type="dxa"/>
            <w:shd w:val="clear" w:color="auto" w:fill="A5C9EB" w:themeFill="text2" w:themeFillTint="40"/>
            <w:hideMark/>
          </w:tcPr>
          <w:p w:rsidRPr="00303CE3" w:rsidR="00303CE3" w:rsidP="00303CE3" w:rsidRDefault="00303CE3" w14:paraId="54C3A9EB" w14:textId="77777777">
            <w:pPr>
              <w:spacing w:line="278" w:lineRule="auto"/>
              <w:rPr>
                <w:rFonts w:ascii="Calibri" w:hAnsi="Calibri" w:cs="Calibri"/>
                <w:b/>
                <w:bCs/>
              </w:rPr>
            </w:pPr>
            <w:r w:rsidRPr="00303CE3">
              <w:rPr>
                <w:rFonts w:ascii="Calibri" w:hAnsi="Calibri" w:cs="Calibri"/>
                <w:b/>
                <w:bCs/>
              </w:rPr>
              <w:t>Notification Destination</w:t>
            </w:r>
          </w:p>
        </w:tc>
      </w:tr>
      <w:tr w:rsidRPr="00303CE3" w:rsidR="00D879E7" w:rsidTr="00C06A7C" w14:paraId="2AED692F" w14:textId="77777777">
        <w:tc>
          <w:tcPr>
            <w:tcW w:w="3397" w:type="dxa"/>
            <w:hideMark/>
          </w:tcPr>
          <w:p w:rsidRPr="00303CE3" w:rsidR="00303CE3" w:rsidP="00303CE3" w:rsidRDefault="00303CE3" w14:paraId="39EDFF54" w14:textId="77777777">
            <w:pPr>
              <w:spacing w:line="278" w:lineRule="auto"/>
              <w:rPr>
                <w:rFonts w:ascii="Calibri" w:hAnsi="Calibri" w:cs="Calibri"/>
              </w:rPr>
            </w:pPr>
            <w:r w:rsidRPr="00303CE3">
              <w:rPr>
                <w:rFonts w:ascii="Calibri" w:hAnsi="Calibri" w:cs="Calibri"/>
                <w:b/>
                <w:bCs/>
              </w:rPr>
              <w:t>Assigned to Team</w:t>
            </w:r>
          </w:p>
        </w:tc>
        <w:tc>
          <w:tcPr>
            <w:tcW w:w="5670" w:type="dxa"/>
            <w:hideMark/>
          </w:tcPr>
          <w:p w:rsidRPr="00303CE3" w:rsidR="00303CE3" w:rsidP="00303CE3" w:rsidRDefault="00303CE3" w14:paraId="7A690B8F" w14:textId="77777777">
            <w:pPr>
              <w:spacing w:line="278" w:lineRule="auto"/>
              <w:rPr>
                <w:rFonts w:ascii="Calibri" w:hAnsi="Calibri" w:cs="Calibri"/>
              </w:rPr>
            </w:pPr>
            <w:r w:rsidRPr="00303CE3">
              <w:rPr>
                <w:rFonts w:ascii="Calibri" w:hAnsi="Calibri" w:cs="Calibri"/>
              </w:rPr>
              <w:t>Sent to the team’s configured Teams channel</w:t>
            </w:r>
          </w:p>
        </w:tc>
      </w:tr>
      <w:tr w:rsidRPr="00303CE3" w:rsidR="00D879E7" w:rsidTr="00C06A7C" w14:paraId="22FC0E8C" w14:textId="77777777">
        <w:tc>
          <w:tcPr>
            <w:tcW w:w="3397" w:type="dxa"/>
            <w:hideMark/>
          </w:tcPr>
          <w:p w:rsidRPr="00303CE3" w:rsidR="00303CE3" w:rsidP="00303CE3" w:rsidRDefault="00303CE3" w14:paraId="70E8E9D7" w14:textId="77777777">
            <w:pPr>
              <w:spacing w:line="278" w:lineRule="auto"/>
              <w:rPr>
                <w:rFonts w:ascii="Calibri" w:hAnsi="Calibri" w:cs="Calibri"/>
              </w:rPr>
            </w:pPr>
            <w:r w:rsidRPr="00303CE3">
              <w:rPr>
                <w:rFonts w:ascii="Calibri" w:hAnsi="Calibri" w:cs="Calibri"/>
                <w:b/>
                <w:bCs/>
              </w:rPr>
              <w:t>Assigned to Specific User</w:t>
            </w:r>
          </w:p>
        </w:tc>
        <w:tc>
          <w:tcPr>
            <w:tcW w:w="5670" w:type="dxa"/>
            <w:hideMark/>
          </w:tcPr>
          <w:p w:rsidRPr="00303CE3" w:rsidR="00303CE3" w:rsidP="00303CE3" w:rsidRDefault="00303CE3" w14:paraId="325FDF08" w14:textId="77777777">
            <w:pPr>
              <w:spacing w:line="278" w:lineRule="auto"/>
              <w:rPr>
                <w:rFonts w:ascii="Calibri" w:hAnsi="Calibri" w:cs="Calibri"/>
              </w:rPr>
            </w:pPr>
            <w:r w:rsidRPr="00303CE3">
              <w:rPr>
                <w:rFonts w:ascii="Calibri" w:hAnsi="Calibri" w:cs="Calibri"/>
              </w:rPr>
              <w:t>Sent to the Teams channel of the user’s parent team</w:t>
            </w:r>
          </w:p>
        </w:tc>
      </w:tr>
      <w:tr w:rsidRPr="00303CE3" w:rsidR="00D879E7" w:rsidTr="00C06A7C" w14:paraId="2B0EBF17" w14:textId="77777777">
        <w:tc>
          <w:tcPr>
            <w:tcW w:w="3397" w:type="dxa"/>
            <w:hideMark/>
          </w:tcPr>
          <w:p w:rsidRPr="00303CE3" w:rsidR="00303CE3" w:rsidP="00303CE3" w:rsidRDefault="00303CE3" w14:paraId="3AC6E621" w14:textId="77777777">
            <w:pPr>
              <w:spacing w:line="278" w:lineRule="auto"/>
              <w:rPr>
                <w:rFonts w:ascii="Calibri" w:hAnsi="Calibri" w:cs="Calibri"/>
              </w:rPr>
            </w:pPr>
            <w:r w:rsidRPr="00303CE3">
              <w:rPr>
                <w:rFonts w:ascii="Calibri" w:hAnsi="Calibri" w:cs="Calibri"/>
                <w:b/>
                <w:bCs/>
              </w:rPr>
              <w:t>User without Teams Account</w:t>
            </w:r>
          </w:p>
        </w:tc>
        <w:tc>
          <w:tcPr>
            <w:tcW w:w="5670" w:type="dxa"/>
            <w:hideMark/>
          </w:tcPr>
          <w:p w:rsidRPr="00303CE3" w:rsidR="00303CE3" w:rsidP="00303CE3" w:rsidRDefault="00303CE3" w14:paraId="7B774E96" w14:textId="77777777">
            <w:pPr>
              <w:spacing w:line="278" w:lineRule="auto"/>
              <w:rPr>
                <w:rFonts w:ascii="Calibri" w:hAnsi="Calibri" w:cs="Calibri"/>
              </w:rPr>
            </w:pPr>
            <w:r w:rsidRPr="00303CE3">
              <w:rPr>
                <w:rFonts w:ascii="Calibri" w:hAnsi="Calibri" w:cs="Calibri"/>
              </w:rPr>
              <w:t>Email only</w:t>
            </w:r>
          </w:p>
        </w:tc>
      </w:tr>
      <w:tr w:rsidRPr="00303CE3" w:rsidR="00D879E7" w:rsidTr="00C06A7C" w14:paraId="142ABF94" w14:textId="77777777">
        <w:tc>
          <w:tcPr>
            <w:tcW w:w="3397" w:type="dxa"/>
            <w:hideMark/>
          </w:tcPr>
          <w:p w:rsidRPr="00303CE3" w:rsidR="00303CE3" w:rsidP="00303CE3" w:rsidRDefault="00303CE3" w14:paraId="6FC58CBA" w14:textId="77777777">
            <w:pPr>
              <w:spacing w:line="278" w:lineRule="auto"/>
              <w:rPr>
                <w:rFonts w:ascii="Calibri" w:hAnsi="Calibri" w:cs="Calibri"/>
              </w:rPr>
            </w:pPr>
            <w:r w:rsidRPr="00303CE3">
              <w:rPr>
                <w:rFonts w:ascii="Calibri" w:hAnsi="Calibri" w:cs="Calibri"/>
                <w:b/>
                <w:bCs/>
              </w:rPr>
              <w:t>No Teams Channel Configured</w:t>
            </w:r>
          </w:p>
        </w:tc>
        <w:tc>
          <w:tcPr>
            <w:tcW w:w="5670" w:type="dxa"/>
            <w:hideMark/>
          </w:tcPr>
          <w:p w:rsidRPr="00303CE3" w:rsidR="00303CE3" w:rsidP="00303CE3" w:rsidRDefault="00303CE3" w14:paraId="08B49E54" w14:textId="77777777">
            <w:pPr>
              <w:spacing w:line="278" w:lineRule="auto"/>
              <w:rPr>
                <w:rFonts w:ascii="Calibri" w:hAnsi="Calibri" w:cs="Calibri"/>
              </w:rPr>
            </w:pPr>
            <w:r w:rsidRPr="00303CE3">
              <w:rPr>
                <w:rFonts w:ascii="Calibri" w:hAnsi="Calibri" w:cs="Calibri"/>
              </w:rPr>
              <w:t>Sent to default “General” channel</w:t>
            </w:r>
          </w:p>
        </w:tc>
      </w:tr>
    </w:tbl>
    <w:p w:rsidR="003475FC" w:rsidP="005D5F89" w:rsidRDefault="003475FC" w14:paraId="4C8C0E47" w14:textId="77777777"/>
    <w:p w:rsidRPr="00497BA9" w:rsidR="00497BA9" w:rsidP="00497BA9" w:rsidRDefault="00497BA9" w14:paraId="48610C4A" w14:textId="77777777">
      <w:pPr>
        <w:spacing w:after="0"/>
        <w:rPr>
          <w:rFonts w:ascii="Calibri" w:hAnsi="Calibri" w:cs="Calibri"/>
        </w:rPr>
      </w:pPr>
      <w:r w:rsidRPr="00497BA9">
        <w:rPr>
          <w:rFonts w:ascii="Calibri" w:hAnsi="Calibri" w:cs="Calibri"/>
          <w:b/>
          <w:bCs/>
        </w:rPr>
        <w:t>Key Behaviour</w:t>
      </w:r>
    </w:p>
    <w:p w:rsidRPr="00497BA9" w:rsidR="00497BA9" w:rsidP="001C3046" w:rsidRDefault="00497BA9" w14:paraId="4E215796" w14:textId="77777777">
      <w:pPr>
        <w:numPr>
          <w:ilvl w:val="0"/>
          <w:numId w:val="74"/>
        </w:numPr>
        <w:spacing w:after="0"/>
        <w:rPr>
          <w:rFonts w:ascii="Calibri" w:hAnsi="Calibri" w:cs="Calibri"/>
        </w:rPr>
      </w:pPr>
      <w:r w:rsidRPr="00497BA9">
        <w:rPr>
          <w:rFonts w:ascii="Calibri" w:hAnsi="Calibri" w:cs="Calibri"/>
        </w:rPr>
        <w:t xml:space="preserve">All users within a team inherit the team’s configured Teams channel </w:t>
      </w:r>
    </w:p>
    <w:p w:rsidRPr="00497BA9" w:rsidR="00497BA9" w:rsidP="001C3046" w:rsidRDefault="00497BA9" w14:paraId="7029F420" w14:textId="77777777">
      <w:pPr>
        <w:numPr>
          <w:ilvl w:val="0"/>
          <w:numId w:val="74"/>
        </w:numPr>
        <w:spacing w:after="0"/>
        <w:rPr>
          <w:rFonts w:ascii="Calibri" w:hAnsi="Calibri" w:cs="Calibri"/>
        </w:rPr>
      </w:pPr>
      <w:r w:rsidRPr="00497BA9">
        <w:rPr>
          <w:rFonts w:ascii="Calibri" w:hAnsi="Calibri" w:cs="Calibri"/>
        </w:rPr>
        <w:t xml:space="preserve">Each team is expected to own and monitor their assigned Teams channel </w:t>
      </w:r>
    </w:p>
    <w:p w:rsidRPr="00497BA9" w:rsidR="00497BA9" w:rsidP="001C3046" w:rsidRDefault="00497BA9" w14:paraId="14875947" w14:textId="053E6A30">
      <w:pPr>
        <w:numPr>
          <w:ilvl w:val="0"/>
          <w:numId w:val="74"/>
        </w:numPr>
        <w:spacing w:after="0"/>
        <w:rPr>
          <w:rFonts w:ascii="Calibri" w:hAnsi="Calibri" w:cs="Calibri"/>
        </w:rPr>
      </w:pPr>
      <w:r w:rsidRPr="00497BA9">
        <w:rPr>
          <w:rFonts w:ascii="Calibri" w:hAnsi="Calibri" w:cs="Calibri"/>
        </w:rPr>
        <w:t>This ensures centrali</w:t>
      </w:r>
      <w:r w:rsidR="00781077">
        <w:rPr>
          <w:rFonts w:ascii="Calibri" w:hAnsi="Calibri" w:cs="Calibri"/>
        </w:rPr>
        <w:t>s</w:t>
      </w:r>
      <w:r w:rsidRPr="00497BA9">
        <w:rPr>
          <w:rFonts w:ascii="Calibri" w:hAnsi="Calibri" w:cs="Calibri"/>
        </w:rPr>
        <w:t xml:space="preserve">ed visibility and avoids missed SLA reminders </w:t>
      </w:r>
    </w:p>
    <w:p w:rsidR="00732918" w:rsidP="005D5F89" w:rsidRDefault="00732918" w14:paraId="26F1A8E8" w14:textId="77777777"/>
    <w:p w:rsidRPr="000B0051" w:rsidR="000B0051" w:rsidP="000B0051" w:rsidRDefault="000B0051" w14:paraId="33371841" w14:textId="77777777">
      <w:pPr>
        <w:pStyle w:val="Heading2"/>
        <w:rPr>
          <w:rFonts w:ascii="Calibri" w:hAnsi="Calibri" w:cs="Calibri"/>
        </w:rPr>
      </w:pPr>
      <w:bookmarkStart w:name="_Toc225287841" w:id="163"/>
      <w:bookmarkStart w:name="_Toc225287853" w:id="164"/>
      <w:bookmarkStart w:name="_Toc225287858" w:id="165"/>
      <w:commentRangeStart w:id="166"/>
      <w:commentRangeStart w:id="167"/>
      <w:commentRangeStart w:id="168"/>
      <w:r w:rsidRPr="000B0051">
        <w:rPr>
          <w:rFonts w:ascii="Calibri" w:hAnsi="Calibri" w:eastAsia="Calibri" w:cs="Calibri"/>
        </w:rPr>
        <w:t>Notification Message Template</w:t>
      </w:r>
      <w:bookmarkEnd w:id="163"/>
      <w:commentRangeEnd w:id="166"/>
      <w:r w:rsidRPr="000B0051">
        <w:rPr>
          <w:rStyle w:val="CommentReference"/>
          <w:rFonts w:ascii="Calibri" w:hAnsi="Calibri" w:cs="Calibri"/>
          <w:sz w:val="32"/>
          <w:szCs w:val="32"/>
        </w:rPr>
        <w:commentReference w:id="166"/>
      </w:r>
      <w:commentRangeEnd w:id="167"/>
      <w:r>
        <w:rPr>
          <w:rStyle w:val="CommentReference"/>
        </w:rPr>
        <w:commentReference w:id="167"/>
      </w:r>
      <w:commentRangeEnd w:id="168"/>
      <w:r>
        <w:rPr>
          <w:rStyle w:val="CommentReference"/>
        </w:rPr>
        <w:commentReference w:id="168"/>
      </w:r>
    </w:p>
    <w:p w:rsidRPr="001A6861" w:rsidR="00465E28" w:rsidP="00465E28" w:rsidRDefault="00465E28" w14:paraId="646BED72" w14:textId="58354D09">
      <w:pPr>
        <w:pStyle w:val="Heading3"/>
        <w:spacing w:before="0" w:after="120"/>
        <w:jc w:val="both"/>
        <w:rPr>
          <w:rFonts w:ascii="Calibri" w:hAnsi="Calibri" w:eastAsia="Calibri" w:cs="Calibri"/>
        </w:rPr>
      </w:pPr>
      <w:r>
        <w:rPr>
          <w:rFonts w:ascii="Calibri" w:hAnsi="Calibri" w:eastAsia="Calibri" w:cs="Calibri"/>
        </w:rPr>
        <w:t xml:space="preserve">Notify Agent/SME When New Case </w:t>
      </w:r>
      <w:r w:rsidR="009D2D23">
        <w:rPr>
          <w:rFonts w:ascii="Calibri" w:hAnsi="Calibri" w:eastAsia="Calibri" w:cs="Calibri"/>
        </w:rPr>
        <w:t>Is Assigned</w:t>
      </w:r>
    </w:p>
    <w:tbl>
      <w:tblPr>
        <w:tblStyle w:val="TableGrid"/>
        <w:tblW w:w="9067" w:type="dxa"/>
        <w:tblLook w:val="04A0" w:firstRow="1" w:lastRow="0" w:firstColumn="1" w:lastColumn="0" w:noHBand="0" w:noVBand="1"/>
      </w:tblPr>
      <w:tblGrid>
        <w:gridCol w:w="2405"/>
        <w:gridCol w:w="6662"/>
      </w:tblGrid>
      <w:tr w:rsidR="00286190" w:rsidTr="00F33600" w14:paraId="4F4C383A" w14:textId="77777777">
        <w:tc>
          <w:tcPr>
            <w:tcW w:w="9067" w:type="dxa"/>
            <w:gridSpan w:val="2"/>
            <w:shd w:val="clear" w:color="auto" w:fill="000000" w:themeFill="text1"/>
          </w:tcPr>
          <w:p w:rsidR="000B0051" w:rsidP="00F33600" w:rsidRDefault="000B0051" w14:paraId="15F0BB40" w14:textId="77777777">
            <w:pPr>
              <w:spacing w:line="276" w:lineRule="auto"/>
              <w:jc w:val="both"/>
              <w:rPr>
                <w:rFonts w:ascii="Calibri" w:hAnsi="Calibri" w:eastAsia="Calibri" w:cs="Calibri"/>
                <w:b/>
                <w:bCs/>
              </w:rPr>
            </w:pPr>
            <w:r>
              <w:rPr>
                <w:rFonts w:ascii="Calibri" w:hAnsi="Calibri" w:eastAsia="Calibri" w:cs="Calibri"/>
                <w:b/>
                <w:bCs/>
              </w:rPr>
              <w:t>New Case Assignment Email Reminder</w:t>
            </w:r>
          </w:p>
        </w:tc>
      </w:tr>
      <w:tr w:rsidR="00DD52CA" w:rsidTr="00F33600" w14:paraId="7A1B682D" w14:textId="77777777">
        <w:tc>
          <w:tcPr>
            <w:tcW w:w="2405" w:type="dxa"/>
          </w:tcPr>
          <w:p w:rsidR="000B0051" w:rsidP="00F33600" w:rsidRDefault="000B0051" w14:paraId="3A15E8D4" w14:textId="77777777">
            <w:pPr>
              <w:spacing w:line="276" w:lineRule="auto"/>
              <w:jc w:val="both"/>
              <w:rPr>
                <w:rFonts w:ascii="Calibri" w:hAnsi="Calibri" w:eastAsia="Calibri" w:cs="Calibri"/>
                <w:b/>
                <w:bCs/>
              </w:rPr>
            </w:pPr>
            <w:r>
              <w:rPr>
                <w:rFonts w:ascii="Calibri" w:hAnsi="Calibri" w:eastAsia="Calibri" w:cs="Calibri"/>
                <w:b/>
                <w:bCs/>
              </w:rPr>
              <w:t>Notification Channel:</w:t>
            </w:r>
          </w:p>
        </w:tc>
        <w:tc>
          <w:tcPr>
            <w:tcW w:w="6662" w:type="dxa"/>
          </w:tcPr>
          <w:p w:rsidRPr="0053782A" w:rsidR="000B0051" w:rsidP="00F33600" w:rsidRDefault="000B0051" w14:paraId="7591EC19" w14:textId="77777777">
            <w:pPr>
              <w:spacing w:line="276" w:lineRule="auto"/>
              <w:jc w:val="both"/>
              <w:rPr>
                <w:rFonts w:ascii="Calibri" w:hAnsi="Calibri" w:eastAsia="Calibri" w:cs="Calibri"/>
              </w:rPr>
            </w:pPr>
            <w:r>
              <w:rPr>
                <w:rFonts w:ascii="Calibri" w:hAnsi="Calibri" w:eastAsia="Calibri" w:cs="Calibri"/>
              </w:rPr>
              <w:t>Email</w:t>
            </w:r>
          </w:p>
        </w:tc>
      </w:tr>
      <w:tr w:rsidR="00DD52CA" w:rsidTr="00F33600" w14:paraId="7131A830" w14:textId="77777777">
        <w:tc>
          <w:tcPr>
            <w:tcW w:w="2405" w:type="dxa"/>
          </w:tcPr>
          <w:p w:rsidR="000B0051" w:rsidP="00F33600" w:rsidRDefault="000B0051" w14:paraId="0878722C" w14:textId="77777777">
            <w:pPr>
              <w:spacing w:line="276" w:lineRule="auto"/>
              <w:jc w:val="both"/>
              <w:rPr>
                <w:rFonts w:ascii="Calibri" w:hAnsi="Calibri" w:eastAsia="Calibri" w:cs="Calibri"/>
                <w:b/>
                <w:bCs/>
              </w:rPr>
            </w:pPr>
            <w:r>
              <w:rPr>
                <w:rFonts w:ascii="Calibri" w:hAnsi="Calibri" w:eastAsia="Calibri" w:cs="Calibri"/>
                <w:b/>
                <w:bCs/>
              </w:rPr>
              <w:t>Recipient:</w:t>
            </w:r>
          </w:p>
        </w:tc>
        <w:tc>
          <w:tcPr>
            <w:tcW w:w="6662" w:type="dxa"/>
          </w:tcPr>
          <w:p w:rsidRPr="00657568" w:rsidR="000B0051" w:rsidP="00F33600" w:rsidRDefault="000B0051" w14:paraId="0FC0C426" w14:textId="77777777">
            <w:pPr>
              <w:spacing w:line="276" w:lineRule="auto"/>
              <w:jc w:val="both"/>
              <w:rPr>
                <w:rFonts w:ascii="Calibri" w:hAnsi="Calibri" w:eastAsia="Calibri" w:cs="Calibri"/>
              </w:rPr>
            </w:pPr>
            <w:r>
              <w:rPr>
                <w:rFonts w:ascii="Calibri" w:hAnsi="Calibri" w:eastAsia="Calibri" w:cs="Calibri"/>
              </w:rPr>
              <w:t>New Case Owner</w:t>
            </w:r>
          </w:p>
        </w:tc>
      </w:tr>
      <w:tr w:rsidR="00DD52CA" w:rsidTr="00F33600" w14:paraId="1292B23B" w14:textId="77777777">
        <w:tc>
          <w:tcPr>
            <w:tcW w:w="2405" w:type="dxa"/>
          </w:tcPr>
          <w:p w:rsidRPr="69A39596" w:rsidR="000B0051" w:rsidP="00F33600" w:rsidRDefault="000B0051" w14:paraId="190E3718" w14:textId="77777777">
            <w:pPr>
              <w:spacing w:line="276" w:lineRule="auto"/>
              <w:jc w:val="both"/>
              <w:rPr>
                <w:rFonts w:ascii="Calibri" w:hAnsi="Calibri" w:eastAsia="Calibri" w:cs="Calibri"/>
                <w:b/>
                <w:bCs/>
              </w:rPr>
            </w:pPr>
            <w:r w:rsidRPr="69A39596">
              <w:rPr>
                <w:rFonts w:ascii="Calibri" w:hAnsi="Calibri" w:eastAsia="Calibri" w:cs="Calibri"/>
                <w:b/>
                <w:bCs/>
              </w:rPr>
              <w:t>Subject</w:t>
            </w:r>
            <w:r w:rsidRPr="69A39596">
              <w:rPr>
                <w:rFonts w:ascii="Calibri" w:hAnsi="Calibri" w:eastAsia="Calibri" w:cs="Calibri"/>
              </w:rPr>
              <w:t>:</w:t>
            </w:r>
          </w:p>
        </w:tc>
        <w:tc>
          <w:tcPr>
            <w:tcW w:w="6662" w:type="dxa"/>
          </w:tcPr>
          <w:p w:rsidRPr="69A39596" w:rsidR="000B0051" w:rsidP="00F33600" w:rsidRDefault="000B0051" w14:paraId="51645EB9" w14:textId="77777777">
            <w:pPr>
              <w:spacing w:line="276" w:lineRule="auto"/>
              <w:jc w:val="both"/>
              <w:rPr>
                <w:rFonts w:ascii="Calibri" w:hAnsi="Calibri" w:eastAsia="Calibri" w:cs="Calibri"/>
              </w:rPr>
            </w:pPr>
            <w:r w:rsidRPr="00782DBA">
              <w:rPr>
                <w:rFonts w:ascii="Calibri" w:hAnsi="Calibri" w:eastAsia="Calibri" w:cs="Calibri"/>
              </w:rPr>
              <w:t>New Case Assigned – Case [Case ID]</w:t>
            </w:r>
          </w:p>
        </w:tc>
      </w:tr>
      <w:tr w:rsidR="00DD52CA" w:rsidTr="00F33600" w14:paraId="530CCC24" w14:textId="77777777">
        <w:tc>
          <w:tcPr>
            <w:tcW w:w="2405" w:type="dxa"/>
          </w:tcPr>
          <w:p w:rsidR="000B0051" w:rsidP="00F33600" w:rsidRDefault="000B0051" w14:paraId="20CC3ECD" w14:textId="77777777">
            <w:pPr>
              <w:spacing w:line="276" w:lineRule="auto"/>
              <w:jc w:val="both"/>
              <w:rPr>
                <w:rFonts w:ascii="Calibri" w:hAnsi="Calibri" w:eastAsia="Calibri" w:cs="Calibri"/>
                <w:b/>
                <w:bCs/>
              </w:rPr>
            </w:pPr>
            <w:r w:rsidRPr="69A39596">
              <w:rPr>
                <w:rFonts w:ascii="Calibri" w:hAnsi="Calibri" w:eastAsia="Calibri" w:cs="Calibri"/>
                <w:b/>
                <w:bCs/>
              </w:rPr>
              <w:t>Message:</w:t>
            </w:r>
            <w:r>
              <w:br/>
            </w:r>
          </w:p>
        </w:tc>
        <w:tc>
          <w:tcPr>
            <w:tcW w:w="6662" w:type="dxa"/>
          </w:tcPr>
          <w:p w:rsidRPr="00782DBA" w:rsidR="000B0051" w:rsidP="00F33600" w:rsidRDefault="000B0051" w14:paraId="56920F3F" w14:textId="77777777">
            <w:pPr>
              <w:spacing w:after="120" w:line="276" w:lineRule="auto"/>
              <w:jc w:val="both"/>
              <w:rPr>
                <w:rFonts w:ascii="Calibri" w:hAnsi="Calibri" w:eastAsia="Calibri" w:cs="Calibri"/>
              </w:rPr>
            </w:pPr>
            <w:r w:rsidRPr="00782DBA">
              <w:rPr>
                <w:rFonts w:ascii="Calibri" w:hAnsi="Calibri" w:eastAsia="Calibri" w:cs="Calibri"/>
              </w:rPr>
              <w:t>Hello [New Owner Name],</w:t>
            </w:r>
          </w:p>
          <w:p w:rsidRPr="00782DBA" w:rsidR="000B0051" w:rsidP="00F33600" w:rsidRDefault="000B0051" w14:paraId="3C5FB662" w14:textId="77777777">
            <w:pPr>
              <w:spacing w:after="120" w:line="276" w:lineRule="auto"/>
              <w:jc w:val="both"/>
              <w:rPr>
                <w:rFonts w:ascii="Calibri" w:hAnsi="Calibri" w:eastAsia="Calibri" w:cs="Calibri"/>
              </w:rPr>
            </w:pPr>
            <w:r w:rsidRPr="00782DBA">
              <w:rPr>
                <w:rFonts w:ascii="Calibri" w:hAnsi="Calibri" w:eastAsia="Calibri" w:cs="Calibri"/>
              </w:rPr>
              <w:t>A new case has been assigned to you for handling. Please review the case details and take the necessary action.</w:t>
            </w:r>
          </w:p>
          <w:p w:rsidRPr="00782DBA" w:rsidR="000B0051" w:rsidP="00F33600" w:rsidRDefault="000B0051" w14:paraId="3EE4A6EB" w14:textId="77777777">
            <w:pPr>
              <w:spacing w:after="120" w:line="276" w:lineRule="auto"/>
              <w:jc w:val="both"/>
              <w:rPr>
                <w:rFonts w:ascii="Calibri" w:hAnsi="Calibri" w:eastAsia="Calibri" w:cs="Calibri"/>
              </w:rPr>
            </w:pPr>
            <w:r w:rsidRPr="00782DBA">
              <w:rPr>
                <w:rFonts w:ascii="Calibri" w:hAnsi="Calibri" w:eastAsia="Calibri" w:cs="Calibri"/>
                <w:b/>
                <w:bCs/>
              </w:rPr>
              <w:t>Case Details:</w:t>
            </w:r>
          </w:p>
          <w:p w:rsidRPr="00782DBA" w:rsidR="000B0051" w:rsidP="00F33600" w:rsidRDefault="000B0051" w14:paraId="64E44CA0" w14:textId="77777777">
            <w:pPr>
              <w:numPr>
                <w:ilvl w:val="0"/>
                <w:numId w:val="70"/>
              </w:numPr>
              <w:spacing w:line="276" w:lineRule="auto"/>
              <w:jc w:val="both"/>
              <w:rPr>
                <w:rFonts w:ascii="Calibri" w:hAnsi="Calibri" w:eastAsia="Calibri" w:cs="Calibri"/>
              </w:rPr>
            </w:pPr>
            <w:r w:rsidRPr="00782DBA">
              <w:rPr>
                <w:rFonts w:ascii="Calibri" w:hAnsi="Calibri" w:eastAsia="Calibri" w:cs="Calibri"/>
              </w:rPr>
              <w:t>Case ID: [Case ID]</w:t>
            </w:r>
          </w:p>
          <w:p w:rsidRPr="00782DBA" w:rsidR="000B0051" w:rsidP="00F33600" w:rsidRDefault="000B0051" w14:paraId="255C8C5D" w14:textId="77777777">
            <w:pPr>
              <w:numPr>
                <w:ilvl w:val="0"/>
                <w:numId w:val="70"/>
              </w:numPr>
              <w:spacing w:line="276" w:lineRule="auto"/>
              <w:jc w:val="both"/>
              <w:rPr>
                <w:rFonts w:ascii="Calibri" w:hAnsi="Calibri" w:eastAsia="Calibri" w:cs="Calibri"/>
              </w:rPr>
            </w:pPr>
            <w:r w:rsidRPr="00782DBA">
              <w:rPr>
                <w:rFonts w:ascii="Calibri" w:hAnsi="Calibri" w:eastAsia="Calibri" w:cs="Calibri"/>
              </w:rPr>
              <w:t>Patient Name: [Name]</w:t>
            </w:r>
          </w:p>
          <w:p w:rsidRPr="00782DBA" w:rsidR="000B0051" w:rsidP="00F33600" w:rsidRDefault="000B0051" w14:paraId="6A819763" w14:textId="77777777">
            <w:pPr>
              <w:numPr>
                <w:ilvl w:val="0"/>
                <w:numId w:val="70"/>
              </w:numPr>
              <w:spacing w:line="276" w:lineRule="auto"/>
              <w:jc w:val="both"/>
              <w:rPr>
                <w:rFonts w:ascii="Calibri" w:hAnsi="Calibri" w:eastAsia="Calibri" w:cs="Calibri"/>
              </w:rPr>
            </w:pPr>
            <w:r w:rsidRPr="00782DBA">
              <w:rPr>
                <w:rFonts w:ascii="Calibri" w:hAnsi="Calibri" w:eastAsia="Calibri" w:cs="Calibri"/>
              </w:rPr>
              <w:t>Case Type: [Case Type]</w:t>
            </w:r>
          </w:p>
          <w:p w:rsidRPr="00782DBA" w:rsidR="000B0051" w:rsidP="00F33600" w:rsidRDefault="000B0051" w14:paraId="0899955F" w14:textId="77777777">
            <w:pPr>
              <w:numPr>
                <w:ilvl w:val="0"/>
                <w:numId w:val="70"/>
              </w:numPr>
              <w:spacing w:line="276" w:lineRule="auto"/>
              <w:jc w:val="both"/>
              <w:rPr>
                <w:rFonts w:ascii="Calibri" w:hAnsi="Calibri" w:eastAsia="Calibri" w:cs="Calibri"/>
              </w:rPr>
            </w:pPr>
            <w:r w:rsidRPr="00782DBA">
              <w:rPr>
                <w:rFonts w:ascii="Calibri" w:hAnsi="Calibri" w:eastAsia="Calibri" w:cs="Calibri"/>
              </w:rPr>
              <w:t>Category: [Category]</w:t>
            </w:r>
          </w:p>
          <w:p w:rsidR="000B0051" w:rsidP="00F33600" w:rsidRDefault="000B0051" w14:paraId="07042047" w14:textId="77777777">
            <w:pPr>
              <w:numPr>
                <w:ilvl w:val="0"/>
                <w:numId w:val="70"/>
              </w:numPr>
              <w:spacing w:after="120" w:line="276" w:lineRule="auto"/>
              <w:jc w:val="both"/>
              <w:rPr>
                <w:rFonts w:ascii="Calibri" w:hAnsi="Calibri" w:eastAsia="Calibri" w:cs="Calibri"/>
              </w:rPr>
            </w:pPr>
            <w:r w:rsidRPr="00782DBA">
              <w:rPr>
                <w:rFonts w:ascii="Calibri" w:hAnsi="Calibri" w:eastAsia="Calibri" w:cs="Calibri"/>
              </w:rPr>
              <w:t>Assigned Date: [Assigned Date]</w:t>
            </w:r>
          </w:p>
          <w:p w:rsidRPr="00782DBA" w:rsidR="000B0051" w:rsidP="00F33600" w:rsidRDefault="000B0051" w14:paraId="4456F133" w14:textId="77777777">
            <w:pPr>
              <w:spacing w:after="120" w:line="276" w:lineRule="auto"/>
              <w:jc w:val="both"/>
              <w:rPr>
                <w:rFonts w:ascii="Calibri" w:hAnsi="Calibri" w:eastAsia="Calibri" w:cs="Calibri"/>
              </w:rPr>
            </w:pPr>
            <w:r>
              <w:rPr>
                <w:rFonts w:ascii="Calibri" w:hAnsi="Calibri" w:eastAsia="Calibri" w:cs="Calibri"/>
              </w:rPr>
              <w:t>Access Case: [Case Link]</w:t>
            </w:r>
          </w:p>
          <w:p w:rsidR="000B0051" w:rsidP="00F33600" w:rsidRDefault="000B0051" w14:paraId="56700E36" w14:textId="77777777">
            <w:pPr>
              <w:spacing w:after="120" w:line="276" w:lineRule="auto"/>
              <w:jc w:val="both"/>
              <w:rPr>
                <w:rFonts w:ascii="Calibri" w:hAnsi="Calibri" w:eastAsia="Calibri" w:cs="Calibri"/>
              </w:rPr>
            </w:pPr>
            <w:r w:rsidRPr="69A39596">
              <w:rPr>
                <w:rFonts w:ascii="Calibri" w:hAnsi="Calibri" w:eastAsia="Calibri" w:cs="Calibri"/>
              </w:rPr>
              <w:t>Thank you.</w:t>
            </w:r>
          </w:p>
          <w:p w:rsidR="000B0051" w:rsidP="00F33600" w:rsidRDefault="000B0051" w14:paraId="23DE21E8" w14:textId="77777777">
            <w:pPr>
              <w:spacing w:after="120" w:line="276" w:lineRule="auto"/>
              <w:jc w:val="both"/>
              <w:rPr>
                <w:rFonts w:ascii="Calibri" w:hAnsi="Calibri" w:eastAsia="Calibri" w:cs="Calibri"/>
              </w:rPr>
            </w:pPr>
            <w:r w:rsidRPr="69A39596">
              <w:rPr>
                <w:rFonts w:ascii="Calibri" w:hAnsi="Calibri" w:eastAsia="Calibri" w:cs="Calibri"/>
              </w:rPr>
              <w:t>Case Management System</w:t>
            </w:r>
          </w:p>
          <w:p w:rsidRPr="0053782A" w:rsidR="000B0051" w:rsidP="00F33600" w:rsidRDefault="000B0051" w14:paraId="1BC79787" w14:textId="77777777">
            <w:pPr>
              <w:spacing w:after="120" w:line="276" w:lineRule="auto"/>
              <w:jc w:val="both"/>
              <w:rPr>
                <w:rFonts w:ascii="Calibri" w:hAnsi="Calibri" w:eastAsia="Calibri" w:cs="Calibri"/>
                <w:i/>
                <w:iCs/>
              </w:rPr>
            </w:pPr>
            <w:r w:rsidRPr="69A39596">
              <w:rPr>
                <w:rFonts w:ascii="Calibri" w:hAnsi="Calibri" w:eastAsia="Calibri" w:cs="Calibri"/>
                <w:i/>
                <w:iCs/>
              </w:rPr>
              <w:t>This is an automated reminder generated by the system. Please do not reply to this notification.</w:t>
            </w:r>
          </w:p>
        </w:tc>
      </w:tr>
    </w:tbl>
    <w:p w:rsidR="000B0051" w:rsidP="000B0051" w:rsidRDefault="000B0051" w14:paraId="2D006077" w14:textId="77777777">
      <w:pPr>
        <w:rPr>
          <w:rFonts w:ascii="Calibri" w:hAnsi="Calibri" w:cs="Calibri"/>
          <w:b/>
          <w:bCs/>
          <w:u w:val="single"/>
        </w:rPr>
      </w:pPr>
    </w:p>
    <w:tbl>
      <w:tblPr>
        <w:tblStyle w:val="TableGrid"/>
        <w:tblW w:w="9067" w:type="dxa"/>
        <w:tblLook w:val="04A0" w:firstRow="1" w:lastRow="0" w:firstColumn="1" w:lastColumn="0" w:noHBand="0" w:noVBand="1"/>
      </w:tblPr>
      <w:tblGrid>
        <w:gridCol w:w="2405"/>
        <w:gridCol w:w="6662"/>
      </w:tblGrid>
      <w:tr w:rsidR="00286190" w:rsidTr="00F33600" w14:paraId="3AEB0A4C" w14:textId="77777777">
        <w:tc>
          <w:tcPr>
            <w:tcW w:w="9067" w:type="dxa"/>
            <w:gridSpan w:val="2"/>
            <w:shd w:val="clear" w:color="auto" w:fill="000000" w:themeFill="text1"/>
          </w:tcPr>
          <w:p w:rsidR="000B0051" w:rsidP="00F33600" w:rsidRDefault="000B0051" w14:paraId="0281717A" w14:textId="77777777">
            <w:pPr>
              <w:spacing w:line="276" w:lineRule="auto"/>
              <w:jc w:val="both"/>
              <w:rPr>
                <w:rFonts w:ascii="Calibri" w:hAnsi="Calibri" w:eastAsia="Calibri" w:cs="Calibri"/>
                <w:b/>
                <w:bCs/>
              </w:rPr>
            </w:pPr>
            <w:r>
              <w:rPr>
                <w:rFonts w:ascii="Calibri" w:hAnsi="Calibri" w:eastAsia="Calibri" w:cs="Calibri"/>
                <w:b/>
                <w:bCs/>
              </w:rPr>
              <w:t>New Case Assignment Teams Reminder</w:t>
            </w:r>
          </w:p>
        </w:tc>
      </w:tr>
      <w:tr w:rsidR="00DD52CA" w:rsidTr="00F33600" w14:paraId="313083F0" w14:textId="77777777">
        <w:tc>
          <w:tcPr>
            <w:tcW w:w="2405" w:type="dxa"/>
          </w:tcPr>
          <w:p w:rsidRPr="00FE4D9C" w:rsidR="000B0051" w:rsidP="00F33600" w:rsidRDefault="000B0051" w14:paraId="65F6C932" w14:textId="77777777">
            <w:pPr>
              <w:spacing w:line="276" w:lineRule="auto"/>
              <w:jc w:val="both"/>
              <w:rPr>
                <w:rFonts w:ascii="Calibri" w:hAnsi="Calibri" w:eastAsia="Calibri" w:cs="Calibri"/>
                <w:b/>
                <w:bCs/>
                <w:color w:val="000000" w:themeColor="text1"/>
              </w:rPr>
            </w:pPr>
            <w:r w:rsidRPr="00FE4D9C">
              <w:rPr>
                <w:rFonts w:ascii="Calibri" w:hAnsi="Calibri" w:eastAsia="Calibri" w:cs="Calibri"/>
                <w:b/>
                <w:bCs/>
                <w:color w:val="000000" w:themeColor="text1"/>
              </w:rPr>
              <w:t>Notification Channel:</w:t>
            </w:r>
          </w:p>
        </w:tc>
        <w:tc>
          <w:tcPr>
            <w:tcW w:w="6662" w:type="dxa"/>
          </w:tcPr>
          <w:p w:rsidRPr="00FE4D9C" w:rsidR="000B0051" w:rsidP="00F33600" w:rsidRDefault="000B0051" w14:paraId="47916DDD" w14:textId="77777777">
            <w:pPr>
              <w:spacing w:line="276" w:lineRule="auto"/>
              <w:jc w:val="both"/>
              <w:rPr>
                <w:rFonts w:ascii="Calibri" w:hAnsi="Calibri" w:eastAsia="Calibri" w:cs="Calibri"/>
                <w:b/>
                <w:bCs/>
                <w:color w:val="000000" w:themeColor="text1"/>
              </w:rPr>
            </w:pPr>
            <w:r>
              <w:rPr>
                <w:rFonts w:ascii="Calibri" w:hAnsi="Calibri" w:eastAsia="Calibri" w:cs="Calibri"/>
              </w:rPr>
              <w:t>Teams Channel</w:t>
            </w:r>
          </w:p>
        </w:tc>
      </w:tr>
      <w:tr w:rsidR="00DD52CA" w:rsidTr="00F33600" w14:paraId="1669ED8B" w14:textId="77777777">
        <w:tc>
          <w:tcPr>
            <w:tcW w:w="2405" w:type="dxa"/>
          </w:tcPr>
          <w:p w:rsidRPr="00FE4D9C" w:rsidR="000B0051" w:rsidP="00F33600" w:rsidRDefault="000B0051" w14:paraId="2D42610F" w14:textId="77777777">
            <w:pPr>
              <w:spacing w:line="276" w:lineRule="auto"/>
              <w:jc w:val="both"/>
              <w:rPr>
                <w:rFonts w:ascii="Calibri" w:hAnsi="Calibri" w:eastAsia="Calibri" w:cs="Calibri"/>
                <w:b/>
                <w:bCs/>
                <w:color w:val="000000" w:themeColor="text1"/>
              </w:rPr>
            </w:pPr>
            <w:r w:rsidRPr="00FE4D9C">
              <w:rPr>
                <w:rFonts w:ascii="Calibri" w:hAnsi="Calibri" w:eastAsia="Calibri" w:cs="Calibri"/>
                <w:b/>
                <w:bCs/>
                <w:color w:val="000000" w:themeColor="text1"/>
              </w:rPr>
              <w:t>Recipient:</w:t>
            </w:r>
          </w:p>
        </w:tc>
        <w:tc>
          <w:tcPr>
            <w:tcW w:w="6662" w:type="dxa"/>
          </w:tcPr>
          <w:p w:rsidRPr="000F2013" w:rsidR="000B0051" w:rsidP="00F33600" w:rsidRDefault="000B0051" w14:paraId="6692523D" w14:textId="77777777">
            <w:pPr>
              <w:spacing w:line="276" w:lineRule="auto"/>
              <w:jc w:val="both"/>
              <w:rPr>
                <w:rFonts w:ascii="Calibri" w:hAnsi="Calibri" w:eastAsia="Calibri" w:cs="Calibri"/>
                <w:color w:val="000000" w:themeColor="text1"/>
              </w:rPr>
            </w:pPr>
            <w:r w:rsidRPr="000F2013">
              <w:rPr>
                <w:rFonts w:ascii="Calibri" w:hAnsi="Calibri" w:eastAsia="Calibri" w:cs="Calibri"/>
                <w:color w:val="000000" w:themeColor="text1"/>
              </w:rPr>
              <w:t>New Case Owner</w:t>
            </w:r>
          </w:p>
        </w:tc>
      </w:tr>
      <w:tr w:rsidR="00DD52CA" w:rsidTr="00F33600" w14:paraId="2D21F75F" w14:textId="77777777">
        <w:tc>
          <w:tcPr>
            <w:tcW w:w="2405" w:type="dxa"/>
          </w:tcPr>
          <w:p w:rsidR="000B0051" w:rsidP="00F33600" w:rsidRDefault="000B0051" w14:paraId="78CA98E0" w14:textId="77777777">
            <w:pPr>
              <w:spacing w:line="276" w:lineRule="auto"/>
              <w:jc w:val="both"/>
              <w:rPr>
                <w:rFonts w:ascii="Calibri" w:hAnsi="Calibri" w:eastAsia="Calibri" w:cs="Calibri"/>
                <w:b/>
                <w:bCs/>
              </w:rPr>
            </w:pPr>
            <w:r w:rsidRPr="69A39596">
              <w:rPr>
                <w:rFonts w:ascii="Calibri" w:hAnsi="Calibri" w:eastAsia="Calibri" w:cs="Calibri"/>
                <w:b/>
                <w:bCs/>
              </w:rPr>
              <w:t>Message:</w:t>
            </w:r>
            <w:r>
              <w:br/>
            </w:r>
          </w:p>
        </w:tc>
        <w:tc>
          <w:tcPr>
            <w:tcW w:w="6662" w:type="dxa"/>
          </w:tcPr>
          <w:p w:rsidRPr="00500188" w:rsidR="000B0051" w:rsidP="00F33600" w:rsidRDefault="000B0051" w14:paraId="0F57D019" w14:textId="77777777">
            <w:pPr>
              <w:spacing w:after="120" w:line="276" w:lineRule="auto"/>
              <w:jc w:val="both"/>
              <w:rPr>
                <w:rFonts w:ascii="Calibri" w:hAnsi="Calibri" w:eastAsia="Calibri" w:cs="Calibri"/>
                <w:b/>
                <w:bCs/>
              </w:rPr>
            </w:pPr>
            <w:r w:rsidRPr="00500188">
              <w:rPr>
                <w:rFonts w:ascii="Calibri" w:hAnsi="Calibri" w:eastAsia="Calibri" w:cs="Calibri"/>
                <w:b/>
                <w:bCs/>
              </w:rPr>
              <w:t xml:space="preserve">New Case Assigned </w:t>
            </w:r>
          </w:p>
          <w:p w:rsidRPr="006C0598" w:rsidR="000B0051" w:rsidP="00F33600" w:rsidRDefault="000B0051" w14:paraId="36D71956" w14:textId="77777777">
            <w:pPr>
              <w:spacing w:line="276" w:lineRule="auto"/>
              <w:jc w:val="both"/>
              <w:rPr>
                <w:rFonts w:ascii="Calibri" w:hAnsi="Calibri" w:eastAsia="Calibri" w:cs="Calibri"/>
              </w:rPr>
            </w:pPr>
            <w:r w:rsidRPr="006C0598">
              <w:rPr>
                <w:rFonts w:ascii="Calibri" w:hAnsi="Calibri" w:eastAsia="Calibri" w:cs="Calibri"/>
              </w:rPr>
              <w:t xml:space="preserve">A new case </w:t>
            </w:r>
            <w:r w:rsidRPr="006C0598">
              <w:rPr>
                <w:rFonts w:ascii="Calibri" w:hAnsi="Calibri" w:eastAsia="Calibri" w:cs="Calibri"/>
                <w:b/>
                <w:bCs/>
              </w:rPr>
              <w:t>[Case ID]</w:t>
            </w:r>
            <w:r w:rsidRPr="006C0598">
              <w:rPr>
                <w:rFonts w:ascii="Calibri" w:hAnsi="Calibri" w:eastAsia="Calibri" w:cs="Calibri"/>
              </w:rPr>
              <w:t xml:space="preserve"> has been assigned to you.</w:t>
            </w:r>
          </w:p>
          <w:p w:rsidR="000B0051" w:rsidP="00F33600" w:rsidRDefault="000B0051" w14:paraId="74F3D24E" w14:textId="77777777">
            <w:pPr>
              <w:spacing w:before="120" w:line="276" w:lineRule="auto"/>
              <w:jc w:val="both"/>
              <w:rPr>
                <w:rFonts w:ascii="Calibri" w:hAnsi="Calibri" w:eastAsia="Calibri" w:cs="Calibri"/>
              </w:rPr>
            </w:pPr>
            <w:r w:rsidRPr="006C0598">
              <w:rPr>
                <w:rFonts w:ascii="Calibri" w:hAnsi="Calibri" w:eastAsia="Calibri" w:cs="Calibri"/>
                <w:b/>
                <w:bCs/>
              </w:rPr>
              <w:t>Patient:</w:t>
            </w:r>
            <w:r w:rsidRPr="006C0598">
              <w:rPr>
                <w:rFonts w:ascii="Calibri" w:hAnsi="Calibri" w:eastAsia="Calibri" w:cs="Calibri"/>
              </w:rPr>
              <w:t xml:space="preserve"> [Name]</w:t>
            </w:r>
          </w:p>
          <w:p w:rsidR="000B0051" w:rsidP="00F33600" w:rsidRDefault="000B0051" w14:paraId="48D7E0EA" w14:textId="77777777">
            <w:pPr>
              <w:spacing w:line="276" w:lineRule="auto"/>
              <w:jc w:val="both"/>
              <w:rPr>
                <w:rFonts w:ascii="Calibri" w:hAnsi="Calibri" w:eastAsia="Calibri" w:cs="Calibri"/>
              </w:rPr>
            </w:pPr>
            <w:r w:rsidRPr="006C0598">
              <w:rPr>
                <w:rFonts w:ascii="Calibri" w:hAnsi="Calibri" w:eastAsia="Calibri" w:cs="Calibri"/>
                <w:b/>
                <w:bCs/>
              </w:rPr>
              <w:t>Type:</w:t>
            </w:r>
            <w:r w:rsidRPr="006C0598">
              <w:rPr>
                <w:rFonts w:ascii="Calibri" w:hAnsi="Calibri" w:eastAsia="Calibri" w:cs="Calibri"/>
              </w:rPr>
              <w:t xml:space="preserve"> [Case Type]</w:t>
            </w:r>
          </w:p>
          <w:p w:rsidRPr="006C0598" w:rsidR="000B0051" w:rsidP="00F33600" w:rsidRDefault="000B0051" w14:paraId="1CDC3E1D" w14:textId="77777777">
            <w:pPr>
              <w:spacing w:after="120" w:line="276" w:lineRule="auto"/>
              <w:jc w:val="both"/>
              <w:rPr>
                <w:rFonts w:ascii="Calibri" w:hAnsi="Calibri" w:eastAsia="Calibri" w:cs="Calibri"/>
              </w:rPr>
            </w:pPr>
            <w:r w:rsidRPr="006C0598">
              <w:rPr>
                <w:rFonts w:ascii="Calibri" w:hAnsi="Calibri" w:eastAsia="Calibri" w:cs="Calibri"/>
                <w:b/>
                <w:bCs/>
              </w:rPr>
              <w:t>Category:</w:t>
            </w:r>
            <w:r w:rsidRPr="006C0598">
              <w:rPr>
                <w:rFonts w:ascii="Calibri" w:hAnsi="Calibri" w:eastAsia="Calibri" w:cs="Calibri"/>
              </w:rPr>
              <w:t xml:space="preserve"> [Category]</w:t>
            </w:r>
          </w:p>
          <w:p w:rsidR="000B0051" w:rsidP="00F33600" w:rsidRDefault="000B0051" w14:paraId="48478E7D" w14:textId="77777777">
            <w:pPr>
              <w:spacing w:line="276" w:lineRule="auto"/>
              <w:jc w:val="both"/>
              <w:rPr>
                <w:rFonts w:ascii="Calibri" w:hAnsi="Calibri" w:eastAsia="Calibri" w:cs="Calibri"/>
              </w:rPr>
            </w:pPr>
            <w:r w:rsidRPr="006C0598">
              <w:rPr>
                <w:rFonts w:ascii="Calibri" w:hAnsi="Calibri" w:eastAsia="Calibri" w:cs="Calibri"/>
              </w:rPr>
              <w:t>Please review and take action.</w:t>
            </w:r>
            <w:r>
              <w:rPr>
                <w:rFonts w:ascii="Calibri" w:hAnsi="Calibri" w:eastAsia="Calibri" w:cs="Calibri"/>
              </w:rPr>
              <w:t xml:space="preserve"> </w:t>
            </w:r>
          </w:p>
          <w:p w:rsidRPr="00932EA5" w:rsidR="000B0051" w:rsidP="00F33600" w:rsidRDefault="000B0051" w14:paraId="7C3234D6" w14:textId="77777777">
            <w:pPr>
              <w:spacing w:line="276" w:lineRule="auto"/>
              <w:jc w:val="both"/>
              <w:rPr>
                <w:rFonts w:ascii="Calibri" w:hAnsi="Calibri" w:eastAsia="Calibri" w:cs="Calibri"/>
              </w:rPr>
            </w:pPr>
            <w:r>
              <w:rPr>
                <w:rFonts w:ascii="Calibri" w:hAnsi="Calibri" w:eastAsia="Calibri" w:cs="Calibri"/>
              </w:rPr>
              <w:t>[</w:t>
            </w:r>
            <w:r w:rsidRPr="006C0598">
              <w:rPr>
                <w:rFonts w:ascii="Calibri" w:hAnsi="Calibri" w:eastAsia="Calibri" w:cs="Calibri"/>
              </w:rPr>
              <w:t>Case</w:t>
            </w:r>
            <w:r>
              <w:rPr>
                <w:rFonts w:ascii="Calibri" w:hAnsi="Calibri" w:eastAsia="Calibri" w:cs="Calibri"/>
              </w:rPr>
              <w:t xml:space="preserve"> Link</w:t>
            </w:r>
            <w:r w:rsidRPr="006C0598">
              <w:rPr>
                <w:rFonts w:ascii="Calibri" w:hAnsi="Calibri" w:eastAsia="Calibri" w:cs="Calibri"/>
              </w:rPr>
              <w:t>]</w:t>
            </w:r>
          </w:p>
        </w:tc>
      </w:tr>
    </w:tbl>
    <w:p w:rsidR="000B0051" w:rsidP="000B0051" w:rsidRDefault="000B0051" w14:paraId="0B1BB448" w14:textId="77777777">
      <w:pPr>
        <w:rPr>
          <w:rFonts w:ascii="Calibri" w:hAnsi="Calibri" w:cs="Calibri"/>
          <w:b/>
          <w:bCs/>
          <w:u w:val="single"/>
        </w:rPr>
      </w:pPr>
    </w:p>
    <w:p w:rsidRPr="001A6861" w:rsidR="00465E28" w:rsidP="00465E28" w:rsidRDefault="00465E28" w14:paraId="561394DC" w14:textId="56E54973">
      <w:pPr>
        <w:pStyle w:val="Heading3"/>
        <w:spacing w:before="0" w:after="120"/>
        <w:jc w:val="both"/>
        <w:rPr>
          <w:rFonts w:ascii="Calibri" w:hAnsi="Calibri" w:eastAsia="Calibri" w:cs="Calibri"/>
        </w:rPr>
      </w:pPr>
      <w:r>
        <w:rPr>
          <w:rFonts w:ascii="Calibri" w:hAnsi="Calibri" w:eastAsia="Calibri" w:cs="Calibri"/>
        </w:rPr>
        <w:t>Notify Agent/SME When No Reply After 3 Days</w:t>
      </w:r>
    </w:p>
    <w:tbl>
      <w:tblPr>
        <w:tblStyle w:val="TableGrid"/>
        <w:tblW w:w="9067" w:type="dxa"/>
        <w:tblLook w:val="04A0" w:firstRow="1" w:lastRow="0" w:firstColumn="1" w:lastColumn="0" w:noHBand="0" w:noVBand="1"/>
      </w:tblPr>
      <w:tblGrid>
        <w:gridCol w:w="2405"/>
        <w:gridCol w:w="6662"/>
      </w:tblGrid>
      <w:tr w:rsidR="00286190" w:rsidTr="00F33600" w14:paraId="1FBF0402" w14:textId="77777777">
        <w:tc>
          <w:tcPr>
            <w:tcW w:w="9067" w:type="dxa"/>
            <w:gridSpan w:val="2"/>
            <w:shd w:val="clear" w:color="auto" w:fill="000000" w:themeFill="text1"/>
          </w:tcPr>
          <w:p w:rsidR="000B0051" w:rsidP="00F33600" w:rsidRDefault="000B0051" w14:paraId="0ECB13B0" w14:textId="77777777">
            <w:pPr>
              <w:spacing w:line="276" w:lineRule="auto"/>
              <w:jc w:val="both"/>
              <w:rPr>
                <w:rFonts w:ascii="Calibri" w:hAnsi="Calibri" w:eastAsia="Calibri" w:cs="Calibri"/>
                <w:b/>
                <w:bCs/>
              </w:rPr>
            </w:pPr>
            <w:r w:rsidRPr="69A39596">
              <w:rPr>
                <w:rFonts w:ascii="Calibri" w:hAnsi="Calibri" w:eastAsia="Calibri" w:cs="Calibri"/>
                <w:b/>
                <w:bCs/>
              </w:rPr>
              <w:t xml:space="preserve">Day 3 </w:t>
            </w:r>
            <w:r>
              <w:rPr>
                <w:rFonts w:ascii="Calibri" w:hAnsi="Calibri" w:eastAsia="Calibri" w:cs="Calibri"/>
                <w:b/>
                <w:bCs/>
              </w:rPr>
              <w:t xml:space="preserve">No Reply </w:t>
            </w:r>
            <w:r w:rsidRPr="69A39596">
              <w:rPr>
                <w:rFonts w:ascii="Calibri" w:hAnsi="Calibri" w:eastAsia="Calibri" w:cs="Calibri"/>
                <w:b/>
                <w:bCs/>
              </w:rPr>
              <w:t>Email Reminder</w:t>
            </w:r>
            <w:r>
              <w:rPr>
                <w:rFonts w:hint="eastAsia" w:ascii="Calibri" w:hAnsi="Calibri" w:cs="Calibri"/>
                <w:b/>
                <w:bCs/>
              </w:rPr>
              <w:t xml:space="preserve"> </w:t>
            </w:r>
            <w:r w:rsidRPr="69A39596">
              <w:rPr>
                <w:rFonts w:ascii="Calibri" w:hAnsi="Calibri" w:eastAsia="Calibri" w:cs="Calibri"/>
                <w:b/>
                <w:bCs/>
              </w:rPr>
              <w:t>(Tracking Enabled)</w:t>
            </w:r>
          </w:p>
        </w:tc>
      </w:tr>
      <w:tr w:rsidR="00DD52CA" w:rsidTr="00F33600" w14:paraId="2C1109B3" w14:textId="77777777">
        <w:tc>
          <w:tcPr>
            <w:tcW w:w="2405" w:type="dxa"/>
          </w:tcPr>
          <w:p w:rsidR="000B0051" w:rsidP="00F33600" w:rsidRDefault="000B0051" w14:paraId="7E09759F" w14:textId="77777777">
            <w:pPr>
              <w:spacing w:line="276" w:lineRule="auto"/>
              <w:jc w:val="both"/>
              <w:rPr>
                <w:rFonts w:ascii="Calibri" w:hAnsi="Calibri" w:eastAsia="Calibri" w:cs="Calibri"/>
                <w:b/>
                <w:bCs/>
              </w:rPr>
            </w:pPr>
            <w:r>
              <w:rPr>
                <w:rFonts w:ascii="Calibri" w:hAnsi="Calibri" w:eastAsia="Calibri" w:cs="Calibri"/>
                <w:b/>
                <w:bCs/>
              </w:rPr>
              <w:t>Notification Channel:</w:t>
            </w:r>
          </w:p>
        </w:tc>
        <w:tc>
          <w:tcPr>
            <w:tcW w:w="6662" w:type="dxa"/>
          </w:tcPr>
          <w:p w:rsidRPr="0053782A" w:rsidR="000B0051" w:rsidP="00F33600" w:rsidRDefault="000B0051" w14:paraId="4BF25E1B" w14:textId="77777777">
            <w:pPr>
              <w:spacing w:line="276" w:lineRule="auto"/>
              <w:jc w:val="both"/>
              <w:rPr>
                <w:rFonts w:ascii="Calibri" w:hAnsi="Calibri" w:eastAsia="Calibri" w:cs="Calibri"/>
              </w:rPr>
            </w:pPr>
            <w:r>
              <w:rPr>
                <w:rFonts w:ascii="Calibri" w:hAnsi="Calibri" w:eastAsia="Calibri" w:cs="Calibri"/>
              </w:rPr>
              <w:t>Email</w:t>
            </w:r>
          </w:p>
        </w:tc>
      </w:tr>
      <w:tr w:rsidR="00DD52CA" w:rsidTr="00F33600" w14:paraId="0FAE0093" w14:textId="77777777">
        <w:tc>
          <w:tcPr>
            <w:tcW w:w="2405" w:type="dxa"/>
          </w:tcPr>
          <w:p w:rsidR="000B0051" w:rsidP="00F33600" w:rsidRDefault="000B0051" w14:paraId="24ADF457" w14:textId="77777777">
            <w:pPr>
              <w:spacing w:line="276" w:lineRule="auto"/>
              <w:jc w:val="both"/>
              <w:rPr>
                <w:rFonts w:ascii="Calibri" w:hAnsi="Calibri" w:eastAsia="Calibri" w:cs="Calibri"/>
                <w:b/>
                <w:bCs/>
              </w:rPr>
            </w:pPr>
            <w:r>
              <w:rPr>
                <w:rFonts w:ascii="Calibri" w:hAnsi="Calibri" w:eastAsia="Calibri" w:cs="Calibri"/>
                <w:b/>
                <w:bCs/>
              </w:rPr>
              <w:t>Recipient:</w:t>
            </w:r>
          </w:p>
        </w:tc>
        <w:tc>
          <w:tcPr>
            <w:tcW w:w="6662" w:type="dxa"/>
          </w:tcPr>
          <w:p w:rsidRPr="00657568" w:rsidR="000B0051" w:rsidP="00F33600" w:rsidRDefault="000B0051" w14:paraId="40837F0E" w14:textId="77777777">
            <w:pPr>
              <w:spacing w:line="276" w:lineRule="auto"/>
              <w:jc w:val="both"/>
              <w:rPr>
                <w:rFonts w:ascii="Calibri" w:hAnsi="Calibri" w:eastAsia="Calibri" w:cs="Calibri"/>
              </w:rPr>
            </w:pPr>
            <w:r w:rsidRPr="00657568">
              <w:rPr>
                <w:rFonts w:ascii="Calibri" w:hAnsi="Calibri" w:eastAsia="Calibri" w:cs="Calibri"/>
              </w:rPr>
              <w:t xml:space="preserve">Tracking-enabled “To” recipient who has No reply after </w:t>
            </w:r>
            <w:r>
              <w:rPr>
                <w:rFonts w:ascii="Calibri" w:hAnsi="Calibri" w:eastAsia="Calibri" w:cs="Calibri"/>
              </w:rPr>
              <w:t>3</w:t>
            </w:r>
            <w:r w:rsidRPr="00657568">
              <w:rPr>
                <w:rFonts w:ascii="Calibri" w:hAnsi="Calibri" w:eastAsia="Calibri" w:cs="Calibri"/>
              </w:rPr>
              <w:t xml:space="preserve"> days</w:t>
            </w:r>
          </w:p>
        </w:tc>
      </w:tr>
      <w:tr w:rsidR="00DD52CA" w:rsidTr="00F33600" w14:paraId="28168771" w14:textId="77777777">
        <w:tc>
          <w:tcPr>
            <w:tcW w:w="2405" w:type="dxa"/>
          </w:tcPr>
          <w:p w:rsidRPr="69A39596" w:rsidR="000B0051" w:rsidP="00F33600" w:rsidRDefault="000B0051" w14:paraId="2158BBA1" w14:textId="77777777">
            <w:pPr>
              <w:spacing w:line="276" w:lineRule="auto"/>
              <w:jc w:val="both"/>
              <w:rPr>
                <w:rFonts w:ascii="Calibri" w:hAnsi="Calibri" w:eastAsia="Calibri" w:cs="Calibri"/>
                <w:b/>
                <w:bCs/>
              </w:rPr>
            </w:pPr>
            <w:r w:rsidRPr="69A39596">
              <w:rPr>
                <w:rFonts w:ascii="Calibri" w:hAnsi="Calibri" w:eastAsia="Calibri" w:cs="Calibri"/>
                <w:b/>
                <w:bCs/>
              </w:rPr>
              <w:t>Subject</w:t>
            </w:r>
            <w:r w:rsidRPr="69A39596">
              <w:rPr>
                <w:rFonts w:ascii="Calibri" w:hAnsi="Calibri" w:eastAsia="Calibri" w:cs="Calibri"/>
              </w:rPr>
              <w:t>:</w:t>
            </w:r>
          </w:p>
        </w:tc>
        <w:tc>
          <w:tcPr>
            <w:tcW w:w="6662" w:type="dxa"/>
          </w:tcPr>
          <w:p w:rsidRPr="69A39596" w:rsidR="000B0051" w:rsidP="00F33600" w:rsidRDefault="000B0051" w14:paraId="6422DA1D" w14:textId="77777777">
            <w:pPr>
              <w:spacing w:line="276" w:lineRule="auto"/>
              <w:jc w:val="both"/>
              <w:rPr>
                <w:rFonts w:ascii="Calibri" w:hAnsi="Calibri" w:eastAsia="Calibri" w:cs="Calibri"/>
              </w:rPr>
            </w:pPr>
            <w:r w:rsidRPr="69A39596">
              <w:rPr>
                <w:rFonts w:ascii="Calibri" w:hAnsi="Calibri" w:eastAsia="Calibri" w:cs="Calibri"/>
              </w:rPr>
              <w:t>First Reminder: Response Required for Case [Case ID]</w:t>
            </w:r>
          </w:p>
        </w:tc>
      </w:tr>
      <w:tr w:rsidR="00DD52CA" w:rsidTr="00F33600" w14:paraId="1804FE30" w14:textId="77777777">
        <w:tc>
          <w:tcPr>
            <w:tcW w:w="2405" w:type="dxa"/>
          </w:tcPr>
          <w:p w:rsidR="000B0051" w:rsidP="00F33600" w:rsidRDefault="000B0051" w14:paraId="0356CC07" w14:textId="77777777">
            <w:pPr>
              <w:spacing w:line="276" w:lineRule="auto"/>
              <w:jc w:val="both"/>
              <w:rPr>
                <w:rFonts w:ascii="Calibri" w:hAnsi="Calibri" w:eastAsia="Calibri" w:cs="Calibri"/>
                <w:b/>
                <w:bCs/>
              </w:rPr>
            </w:pPr>
            <w:r w:rsidRPr="69A39596">
              <w:rPr>
                <w:rFonts w:ascii="Calibri" w:hAnsi="Calibri" w:eastAsia="Calibri" w:cs="Calibri"/>
                <w:b/>
                <w:bCs/>
              </w:rPr>
              <w:t>Message:</w:t>
            </w:r>
            <w:r>
              <w:br/>
            </w:r>
          </w:p>
        </w:tc>
        <w:tc>
          <w:tcPr>
            <w:tcW w:w="6662" w:type="dxa"/>
          </w:tcPr>
          <w:p w:rsidR="000B0051" w:rsidP="00F33600" w:rsidRDefault="000B0051" w14:paraId="33DDD115" w14:textId="77777777">
            <w:pPr>
              <w:spacing w:after="120" w:line="276" w:lineRule="auto"/>
              <w:jc w:val="both"/>
              <w:rPr>
                <w:rFonts w:ascii="Calibri" w:hAnsi="Calibri" w:eastAsia="Calibri" w:cs="Calibri"/>
              </w:rPr>
            </w:pPr>
            <w:r w:rsidRPr="69A39596">
              <w:rPr>
                <w:rFonts w:ascii="Calibri" w:hAnsi="Calibri" w:eastAsia="Calibri" w:cs="Calibri"/>
              </w:rPr>
              <w:t>Hello [Name],</w:t>
            </w:r>
          </w:p>
          <w:p w:rsidR="000B0051" w:rsidP="00F33600" w:rsidRDefault="000B0051" w14:paraId="5FAAD05E" w14:textId="77777777">
            <w:pPr>
              <w:spacing w:after="120" w:line="276" w:lineRule="auto"/>
              <w:jc w:val="both"/>
              <w:rPr>
                <w:rFonts w:ascii="Calibri" w:hAnsi="Calibri" w:eastAsia="Calibri" w:cs="Calibri"/>
              </w:rPr>
            </w:pPr>
            <w:r w:rsidRPr="69A39596">
              <w:rPr>
                <w:rFonts w:ascii="Calibri" w:hAnsi="Calibri" w:eastAsia="Calibri" w:cs="Calibri"/>
              </w:rPr>
              <w:t xml:space="preserve">This is a reminder that we have not received your response for </w:t>
            </w:r>
            <w:r w:rsidRPr="69A39596">
              <w:rPr>
                <w:rFonts w:ascii="Calibri" w:hAnsi="Calibri" w:eastAsia="Calibri" w:cs="Calibri"/>
                <w:b/>
                <w:bCs/>
              </w:rPr>
              <w:t>Case [Case ID]</w:t>
            </w:r>
            <w:r w:rsidRPr="69A39596">
              <w:rPr>
                <w:rFonts w:ascii="Calibri" w:hAnsi="Calibri" w:eastAsia="Calibri" w:cs="Calibri"/>
              </w:rPr>
              <w:t>.</w:t>
            </w:r>
          </w:p>
          <w:p w:rsidR="000B0051" w:rsidP="00F33600" w:rsidRDefault="000B0051" w14:paraId="370899C3" w14:textId="77777777">
            <w:pPr>
              <w:spacing w:after="120" w:line="276" w:lineRule="auto"/>
              <w:jc w:val="both"/>
              <w:rPr>
                <w:rFonts w:ascii="Calibri" w:hAnsi="Calibri" w:eastAsia="Calibri" w:cs="Calibri"/>
              </w:rPr>
            </w:pPr>
            <w:r w:rsidRPr="69A39596">
              <w:rPr>
                <w:rFonts w:ascii="Calibri" w:hAnsi="Calibri" w:eastAsia="Calibri" w:cs="Calibri"/>
              </w:rPr>
              <w:t>Please reply to the email thread to provide your input.</w:t>
            </w:r>
            <w:r>
              <w:rPr>
                <w:rFonts w:ascii="Calibri" w:hAnsi="Calibri" w:eastAsia="Calibri" w:cs="Calibri"/>
              </w:rPr>
              <w:t xml:space="preserve"> </w:t>
            </w:r>
            <w:r w:rsidRPr="69A39596">
              <w:rPr>
                <w:rFonts w:ascii="Calibri" w:hAnsi="Calibri" w:eastAsia="Calibri" w:cs="Calibri"/>
              </w:rPr>
              <w:t>If you have already responded, no further action is required.</w:t>
            </w:r>
          </w:p>
          <w:p w:rsidR="000B0051" w:rsidP="00F33600" w:rsidRDefault="000B0051" w14:paraId="5FFFB218" w14:textId="77777777">
            <w:pPr>
              <w:spacing w:after="120" w:line="276" w:lineRule="auto"/>
              <w:jc w:val="both"/>
              <w:rPr>
                <w:rFonts w:ascii="Calibri" w:hAnsi="Calibri" w:eastAsia="Calibri" w:cs="Calibri"/>
              </w:rPr>
            </w:pPr>
            <w:r w:rsidRPr="69A39596">
              <w:rPr>
                <w:rFonts w:ascii="Calibri" w:hAnsi="Calibri" w:eastAsia="Calibri" w:cs="Calibri"/>
              </w:rPr>
              <w:t>Thank you.</w:t>
            </w:r>
          </w:p>
          <w:p w:rsidR="000B0051" w:rsidP="00F33600" w:rsidRDefault="000B0051" w14:paraId="6F601DE7" w14:textId="77777777">
            <w:pPr>
              <w:spacing w:after="120" w:line="276" w:lineRule="auto"/>
              <w:jc w:val="both"/>
              <w:rPr>
                <w:rFonts w:ascii="Calibri" w:hAnsi="Calibri" w:eastAsia="Calibri" w:cs="Calibri"/>
              </w:rPr>
            </w:pPr>
            <w:r w:rsidRPr="69A39596">
              <w:rPr>
                <w:rFonts w:ascii="Calibri" w:hAnsi="Calibri" w:eastAsia="Calibri" w:cs="Calibri"/>
              </w:rPr>
              <w:t>Case Management System</w:t>
            </w:r>
          </w:p>
          <w:p w:rsidRPr="0053782A" w:rsidR="000B0051" w:rsidP="00F33600" w:rsidRDefault="000B0051" w14:paraId="5568294B" w14:textId="77777777">
            <w:pPr>
              <w:spacing w:after="120" w:line="276" w:lineRule="auto"/>
              <w:jc w:val="both"/>
              <w:rPr>
                <w:rFonts w:ascii="Calibri" w:hAnsi="Calibri" w:eastAsia="Calibri" w:cs="Calibri"/>
                <w:i/>
                <w:iCs/>
              </w:rPr>
            </w:pPr>
            <w:r w:rsidRPr="69A39596">
              <w:rPr>
                <w:rFonts w:ascii="Calibri" w:hAnsi="Calibri" w:eastAsia="Calibri" w:cs="Calibri"/>
                <w:i/>
                <w:iCs/>
              </w:rPr>
              <w:t>This is an automated reminder generated by the system. Please do not reply to this notification.</w:t>
            </w:r>
          </w:p>
        </w:tc>
      </w:tr>
    </w:tbl>
    <w:p w:rsidR="000B0051" w:rsidP="000B0051" w:rsidRDefault="000B0051" w14:paraId="1298260C" w14:textId="77777777">
      <w:pPr>
        <w:rPr>
          <w:rFonts w:ascii="Calibri" w:hAnsi="Calibri" w:eastAsia="Calibri" w:cs="Calibri"/>
        </w:rPr>
      </w:pPr>
    </w:p>
    <w:tbl>
      <w:tblPr>
        <w:tblStyle w:val="TableGrid"/>
        <w:tblW w:w="9067" w:type="dxa"/>
        <w:tblLook w:val="04A0" w:firstRow="1" w:lastRow="0" w:firstColumn="1" w:lastColumn="0" w:noHBand="0" w:noVBand="1"/>
      </w:tblPr>
      <w:tblGrid>
        <w:gridCol w:w="2405"/>
        <w:gridCol w:w="6662"/>
      </w:tblGrid>
      <w:tr w:rsidR="00286190" w:rsidTr="00F33600" w14:paraId="5DB21DB5" w14:textId="77777777">
        <w:tc>
          <w:tcPr>
            <w:tcW w:w="9067" w:type="dxa"/>
            <w:gridSpan w:val="2"/>
            <w:shd w:val="clear" w:color="auto" w:fill="000000" w:themeFill="text1"/>
          </w:tcPr>
          <w:p w:rsidR="000B0051" w:rsidP="00F33600" w:rsidRDefault="000B0051" w14:paraId="71F84D15" w14:textId="77777777">
            <w:pPr>
              <w:spacing w:line="276" w:lineRule="auto"/>
              <w:jc w:val="both"/>
              <w:rPr>
                <w:rFonts w:ascii="Calibri" w:hAnsi="Calibri" w:eastAsia="Calibri" w:cs="Calibri"/>
                <w:b/>
                <w:bCs/>
              </w:rPr>
            </w:pPr>
            <w:r w:rsidRPr="69A39596">
              <w:rPr>
                <w:rFonts w:ascii="Calibri" w:hAnsi="Calibri" w:eastAsia="Calibri" w:cs="Calibri"/>
                <w:b/>
                <w:bCs/>
              </w:rPr>
              <w:t xml:space="preserve">Day 3 </w:t>
            </w:r>
            <w:r>
              <w:rPr>
                <w:rFonts w:ascii="Calibri" w:hAnsi="Calibri" w:eastAsia="Calibri" w:cs="Calibri"/>
                <w:b/>
                <w:bCs/>
              </w:rPr>
              <w:t xml:space="preserve">No Reply </w:t>
            </w:r>
            <w:r w:rsidRPr="69A39596">
              <w:rPr>
                <w:rFonts w:ascii="Calibri" w:hAnsi="Calibri" w:eastAsia="Calibri" w:cs="Calibri"/>
                <w:b/>
                <w:bCs/>
              </w:rPr>
              <w:t xml:space="preserve">Teams Reminder </w:t>
            </w:r>
          </w:p>
        </w:tc>
      </w:tr>
      <w:tr w:rsidR="00DD52CA" w:rsidTr="00F33600" w14:paraId="06D48AB9" w14:textId="77777777">
        <w:tc>
          <w:tcPr>
            <w:tcW w:w="2405" w:type="dxa"/>
          </w:tcPr>
          <w:p w:rsidRPr="00FE4D9C" w:rsidR="000B0051" w:rsidP="00F33600" w:rsidRDefault="000B0051" w14:paraId="152A84FE" w14:textId="77777777">
            <w:pPr>
              <w:spacing w:line="276" w:lineRule="auto"/>
              <w:jc w:val="both"/>
              <w:rPr>
                <w:rFonts w:ascii="Calibri" w:hAnsi="Calibri" w:eastAsia="Calibri" w:cs="Calibri"/>
                <w:b/>
                <w:bCs/>
                <w:color w:val="000000" w:themeColor="text1"/>
              </w:rPr>
            </w:pPr>
            <w:r w:rsidRPr="00FE4D9C">
              <w:rPr>
                <w:rFonts w:ascii="Calibri" w:hAnsi="Calibri" w:eastAsia="Calibri" w:cs="Calibri"/>
                <w:b/>
                <w:bCs/>
                <w:color w:val="000000" w:themeColor="text1"/>
              </w:rPr>
              <w:t>Notification Channel:</w:t>
            </w:r>
          </w:p>
        </w:tc>
        <w:tc>
          <w:tcPr>
            <w:tcW w:w="6662" w:type="dxa"/>
          </w:tcPr>
          <w:p w:rsidRPr="00FE4D9C" w:rsidR="000B0051" w:rsidP="00F33600" w:rsidRDefault="000B0051" w14:paraId="1B3CCEC1" w14:textId="77777777">
            <w:pPr>
              <w:spacing w:line="276" w:lineRule="auto"/>
              <w:jc w:val="both"/>
              <w:rPr>
                <w:rFonts w:ascii="Calibri" w:hAnsi="Calibri" w:eastAsia="Calibri" w:cs="Calibri"/>
                <w:b/>
                <w:bCs/>
                <w:color w:val="000000" w:themeColor="text1"/>
              </w:rPr>
            </w:pPr>
            <w:r>
              <w:rPr>
                <w:rFonts w:ascii="Calibri" w:hAnsi="Calibri" w:eastAsia="Calibri" w:cs="Calibri"/>
              </w:rPr>
              <w:t>Teams Channel</w:t>
            </w:r>
          </w:p>
        </w:tc>
      </w:tr>
      <w:tr w:rsidR="00DD52CA" w:rsidTr="00F33600" w14:paraId="15B6D8BB" w14:textId="77777777">
        <w:tc>
          <w:tcPr>
            <w:tcW w:w="2405" w:type="dxa"/>
          </w:tcPr>
          <w:p w:rsidRPr="00FE4D9C" w:rsidR="000B0051" w:rsidP="00F33600" w:rsidRDefault="000B0051" w14:paraId="22DA8F0F" w14:textId="77777777">
            <w:pPr>
              <w:spacing w:line="276" w:lineRule="auto"/>
              <w:jc w:val="both"/>
              <w:rPr>
                <w:rFonts w:ascii="Calibri" w:hAnsi="Calibri" w:eastAsia="Calibri" w:cs="Calibri"/>
                <w:b/>
                <w:bCs/>
                <w:color w:val="000000" w:themeColor="text1"/>
              </w:rPr>
            </w:pPr>
            <w:r w:rsidRPr="00FE4D9C">
              <w:rPr>
                <w:rFonts w:ascii="Calibri" w:hAnsi="Calibri" w:eastAsia="Calibri" w:cs="Calibri"/>
                <w:b/>
                <w:bCs/>
                <w:color w:val="000000" w:themeColor="text1"/>
              </w:rPr>
              <w:t>Recipient:</w:t>
            </w:r>
          </w:p>
        </w:tc>
        <w:tc>
          <w:tcPr>
            <w:tcW w:w="6662" w:type="dxa"/>
          </w:tcPr>
          <w:p w:rsidRPr="00BE3895" w:rsidR="000B0051" w:rsidP="00F33600" w:rsidRDefault="000B0051" w14:paraId="35AF009A" w14:textId="77777777">
            <w:pPr>
              <w:spacing w:line="276" w:lineRule="auto"/>
              <w:jc w:val="both"/>
              <w:rPr>
                <w:rFonts w:ascii="Calibri" w:hAnsi="Calibri" w:eastAsia="Calibri" w:cs="Calibri"/>
                <w:b/>
                <w:bCs/>
                <w:color w:val="000000" w:themeColor="text1"/>
              </w:rPr>
            </w:pPr>
            <w:r w:rsidRPr="00BE3895">
              <w:rPr>
                <w:rFonts w:ascii="Calibri" w:hAnsi="Calibri" w:eastAsia="Calibri" w:cs="Calibri"/>
              </w:rPr>
              <w:t>Tracking-enabled “To” recipient who has no reply after 3 days</w:t>
            </w:r>
          </w:p>
        </w:tc>
      </w:tr>
      <w:tr w:rsidR="00DD52CA" w:rsidTr="00F33600" w14:paraId="7DB44386" w14:textId="77777777">
        <w:tc>
          <w:tcPr>
            <w:tcW w:w="2405" w:type="dxa"/>
          </w:tcPr>
          <w:p w:rsidR="000B0051" w:rsidP="00F33600" w:rsidRDefault="000B0051" w14:paraId="22A54E09" w14:textId="77777777">
            <w:pPr>
              <w:spacing w:line="276" w:lineRule="auto"/>
              <w:jc w:val="both"/>
              <w:rPr>
                <w:rFonts w:ascii="Calibri" w:hAnsi="Calibri" w:eastAsia="Calibri" w:cs="Calibri"/>
                <w:b/>
                <w:bCs/>
              </w:rPr>
            </w:pPr>
            <w:r w:rsidRPr="69A39596">
              <w:rPr>
                <w:rFonts w:ascii="Calibri" w:hAnsi="Calibri" w:eastAsia="Calibri" w:cs="Calibri"/>
                <w:b/>
                <w:bCs/>
              </w:rPr>
              <w:t>Message:</w:t>
            </w:r>
            <w:r>
              <w:br/>
            </w:r>
          </w:p>
        </w:tc>
        <w:tc>
          <w:tcPr>
            <w:tcW w:w="6662" w:type="dxa"/>
          </w:tcPr>
          <w:p w:rsidR="000B0051" w:rsidP="00F33600" w:rsidRDefault="000B0051" w14:paraId="3AAF696A" w14:textId="77777777">
            <w:pPr>
              <w:spacing w:line="276" w:lineRule="auto"/>
              <w:jc w:val="both"/>
              <w:rPr>
                <w:rFonts w:ascii="Calibri" w:hAnsi="Calibri" w:eastAsia="Calibri" w:cs="Calibri"/>
              </w:rPr>
            </w:pPr>
            <w:r w:rsidRPr="69A39596">
              <w:rPr>
                <w:rFonts w:ascii="Calibri" w:hAnsi="Calibri" w:eastAsia="Calibri" w:cs="Calibri"/>
              </w:rPr>
              <w:t>First Reminder: Case Follow-Up Response Pending</w:t>
            </w:r>
          </w:p>
          <w:p w:rsidR="000B0051" w:rsidP="00F33600" w:rsidRDefault="000B0051" w14:paraId="766BDF8C" w14:textId="77777777">
            <w:pPr>
              <w:spacing w:line="276" w:lineRule="auto"/>
              <w:jc w:val="both"/>
              <w:rPr>
                <w:rFonts w:ascii="Calibri" w:hAnsi="Calibri" w:eastAsia="Calibri" w:cs="Calibri"/>
              </w:rPr>
            </w:pPr>
            <w:r w:rsidRPr="69A39596">
              <w:rPr>
                <w:rFonts w:ascii="Calibri" w:hAnsi="Calibri" w:eastAsia="Calibri" w:cs="Calibri"/>
              </w:rPr>
              <w:t xml:space="preserve">You have not responded to </w:t>
            </w:r>
            <w:r w:rsidRPr="69A39596">
              <w:rPr>
                <w:rFonts w:ascii="Calibri" w:hAnsi="Calibri" w:eastAsia="Calibri" w:cs="Calibri"/>
                <w:b/>
                <w:bCs/>
              </w:rPr>
              <w:t>Case [Case ID]</w:t>
            </w:r>
            <w:r w:rsidRPr="69A39596">
              <w:rPr>
                <w:rFonts w:ascii="Calibri" w:hAnsi="Calibri" w:eastAsia="Calibri" w:cs="Calibri"/>
              </w:rPr>
              <w:t xml:space="preserve"> yet.</w:t>
            </w:r>
          </w:p>
          <w:p w:rsidRPr="00932EA5" w:rsidR="000B0051" w:rsidP="00F33600" w:rsidRDefault="000B0051" w14:paraId="236BE81C" w14:textId="77777777">
            <w:pPr>
              <w:spacing w:line="276" w:lineRule="auto"/>
              <w:jc w:val="both"/>
              <w:rPr>
                <w:rFonts w:ascii="Calibri" w:hAnsi="Calibri" w:eastAsia="Calibri" w:cs="Calibri"/>
              </w:rPr>
            </w:pPr>
            <w:r w:rsidRPr="69A39596">
              <w:rPr>
                <w:rFonts w:ascii="Calibri" w:hAnsi="Calibri" w:eastAsia="Calibri" w:cs="Calibri"/>
              </w:rPr>
              <w:t xml:space="preserve">Please review the email and provide your response within </w:t>
            </w:r>
            <w:r w:rsidRPr="69A39596">
              <w:rPr>
                <w:rFonts w:ascii="Calibri" w:hAnsi="Calibri" w:eastAsia="Calibri" w:cs="Calibri"/>
                <w:b/>
                <w:bCs/>
              </w:rPr>
              <w:t>3 days</w:t>
            </w:r>
            <w:r w:rsidRPr="69A39596">
              <w:rPr>
                <w:rFonts w:ascii="Calibri" w:hAnsi="Calibri" w:eastAsia="Calibri" w:cs="Calibri"/>
              </w:rPr>
              <w:t xml:space="preserve">. </w:t>
            </w:r>
          </w:p>
        </w:tc>
      </w:tr>
    </w:tbl>
    <w:p w:rsidR="000B0051" w:rsidP="000B0051" w:rsidRDefault="000B0051" w14:paraId="078F6538" w14:textId="77777777">
      <w:pPr>
        <w:spacing w:after="0"/>
      </w:pPr>
    </w:p>
    <w:p w:rsidRPr="001A6861" w:rsidR="00465E28" w:rsidP="00465E28" w:rsidRDefault="00465E28" w14:paraId="0838BEED" w14:textId="45D118F8">
      <w:pPr>
        <w:pStyle w:val="Heading3"/>
        <w:spacing w:before="0" w:after="120"/>
        <w:jc w:val="both"/>
        <w:rPr>
          <w:rFonts w:ascii="Calibri" w:hAnsi="Calibri" w:eastAsia="Calibri" w:cs="Calibri"/>
        </w:rPr>
      </w:pPr>
      <w:r>
        <w:rPr>
          <w:rFonts w:ascii="Calibri" w:hAnsi="Calibri" w:eastAsia="Calibri" w:cs="Calibri"/>
        </w:rPr>
        <w:t>Notify Agent/SME When No Reply After 7 Days</w:t>
      </w:r>
    </w:p>
    <w:tbl>
      <w:tblPr>
        <w:tblStyle w:val="TableGrid"/>
        <w:tblW w:w="9067" w:type="dxa"/>
        <w:tblLook w:val="04A0" w:firstRow="1" w:lastRow="0" w:firstColumn="1" w:lastColumn="0" w:noHBand="0" w:noVBand="1"/>
      </w:tblPr>
      <w:tblGrid>
        <w:gridCol w:w="2405"/>
        <w:gridCol w:w="6662"/>
      </w:tblGrid>
      <w:tr w:rsidR="00286190" w:rsidTr="00F33600" w14:paraId="428DD8C0" w14:textId="77777777">
        <w:tc>
          <w:tcPr>
            <w:tcW w:w="9067" w:type="dxa"/>
            <w:gridSpan w:val="2"/>
            <w:shd w:val="clear" w:color="auto" w:fill="000000" w:themeFill="text1"/>
          </w:tcPr>
          <w:p w:rsidR="000B0051" w:rsidP="00F33600" w:rsidRDefault="000B0051" w14:paraId="393F0ACB" w14:textId="77777777">
            <w:pPr>
              <w:spacing w:line="276" w:lineRule="auto"/>
              <w:jc w:val="both"/>
              <w:rPr>
                <w:rFonts w:ascii="Calibri" w:hAnsi="Calibri" w:eastAsia="Calibri" w:cs="Calibri"/>
                <w:b/>
                <w:bCs/>
              </w:rPr>
            </w:pPr>
            <w:r w:rsidRPr="69A39596">
              <w:rPr>
                <w:rFonts w:ascii="Calibri" w:hAnsi="Calibri" w:eastAsia="Calibri" w:cs="Calibri"/>
                <w:b/>
                <w:bCs/>
              </w:rPr>
              <w:t xml:space="preserve">Day </w:t>
            </w:r>
            <w:r>
              <w:rPr>
                <w:rFonts w:ascii="Calibri" w:hAnsi="Calibri" w:eastAsia="Calibri" w:cs="Calibri"/>
                <w:b/>
                <w:bCs/>
              </w:rPr>
              <w:t>7 No Reply</w:t>
            </w:r>
            <w:r w:rsidRPr="69A39596">
              <w:rPr>
                <w:rFonts w:ascii="Calibri" w:hAnsi="Calibri" w:eastAsia="Calibri" w:cs="Calibri"/>
                <w:b/>
                <w:bCs/>
              </w:rPr>
              <w:t xml:space="preserve"> Email Reminder (Tracking Enabled)</w:t>
            </w:r>
          </w:p>
        </w:tc>
      </w:tr>
      <w:tr w:rsidR="00DD52CA" w:rsidTr="00F33600" w14:paraId="5B7BE961" w14:textId="77777777">
        <w:tc>
          <w:tcPr>
            <w:tcW w:w="2405" w:type="dxa"/>
          </w:tcPr>
          <w:p w:rsidR="000B0051" w:rsidP="00F33600" w:rsidRDefault="000B0051" w14:paraId="56C110C5" w14:textId="77777777">
            <w:pPr>
              <w:spacing w:line="276" w:lineRule="auto"/>
              <w:jc w:val="both"/>
              <w:rPr>
                <w:rFonts w:ascii="Calibri" w:hAnsi="Calibri" w:eastAsia="Calibri" w:cs="Calibri"/>
                <w:b/>
                <w:bCs/>
              </w:rPr>
            </w:pPr>
            <w:r>
              <w:rPr>
                <w:rFonts w:ascii="Calibri" w:hAnsi="Calibri" w:eastAsia="Calibri" w:cs="Calibri"/>
                <w:b/>
                <w:bCs/>
              </w:rPr>
              <w:t>Notification Channel:</w:t>
            </w:r>
          </w:p>
        </w:tc>
        <w:tc>
          <w:tcPr>
            <w:tcW w:w="6662" w:type="dxa"/>
          </w:tcPr>
          <w:p w:rsidRPr="0053782A" w:rsidR="000B0051" w:rsidP="00F33600" w:rsidRDefault="000B0051" w14:paraId="47AD394C" w14:textId="77777777">
            <w:pPr>
              <w:spacing w:line="276" w:lineRule="auto"/>
              <w:jc w:val="both"/>
              <w:rPr>
                <w:rFonts w:ascii="Calibri" w:hAnsi="Calibri" w:eastAsia="Calibri" w:cs="Calibri"/>
              </w:rPr>
            </w:pPr>
            <w:r>
              <w:rPr>
                <w:rFonts w:ascii="Calibri" w:hAnsi="Calibri" w:eastAsia="Calibri" w:cs="Calibri"/>
              </w:rPr>
              <w:t>Email</w:t>
            </w:r>
          </w:p>
        </w:tc>
      </w:tr>
      <w:tr w:rsidR="00DD52CA" w:rsidTr="00F33600" w14:paraId="1EB9E750" w14:textId="77777777">
        <w:tc>
          <w:tcPr>
            <w:tcW w:w="2405" w:type="dxa"/>
          </w:tcPr>
          <w:p w:rsidR="000B0051" w:rsidP="00F33600" w:rsidRDefault="000B0051" w14:paraId="3BB52719" w14:textId="77777777">
            <w:pPr>
              <w:spacing w:line="276" w:lineRule="auto"/>
              <w:jc w:val="both"/>
              <w:rPr>
                <w:rFonts w:ascii="Calibri" w:hAnsi="Calibri" w:eastAsia="Calibri" w:cs="Calibri"/>
                <w:b/>
                <w:bCs/>
              </w:rPr>
            </w:pPr>
            <w:r>
              <w:rPr>
                <w:rFonts w:ascii="Calibri" w:hAnsi="Calibri" w:eastAsia="Calibri" w:cs="Calibri"/>
                <w:b/>
                <w:bCs/>
              </w:rPr>
              <w:t>Recipient:</w:t>
            </w:r>
          </w:p>
        </w:tc>
        <w:tc>
          <w:tcPr>
            <w:tcW w:w="6662" w:type="dxa"/>
          </w:tcPr>
          <w:p w:rsidRPr="00DF6924" w:rsidR="000B0051" w:rsidP="00F33600" w:rsidRDefault="000B0051" w14:paraId="2FA9C366" w14:textId="77777777">
            <w:pPr>
              <w:spacing w:line="276" w:lineRule="auto"/>
              <w:jc w:val="both"/>
              <w:rPr>
                <w:rFonts w:ascii="Calibri" w:hAnsi="Calibri" w:eastAsia="Calibri" w:cs="Calibri"/>
              </w:rPr>
            </w:pPr>
            <w:r w:rsidRPr="00DF6924">
              <w:rPr>
                <w:rFonts w:ascii="Calibri" w:hAnsi="Calibri" w:eastAsia="Calibri" w:cs="Calibri"/>
              </w:rPr>
              <w:t>Tracking-enabled “To” recipient who has No reply after 7 days</w:t>
            </w:r>
          </w:p>
        </w:tc>
      </w:tr>
      <w:tr w:rsidR="00DD52CA" w:rsidTr="00F33600" w14:paraId="3CDB52CA" w14:textId="77777777">
        <w:tc>
          <w:tcPr>
            <w:tcW w:w="2405" w:type="dxa"/>
          </w:tcPr>
          <w:p w:rsidRPr="69A39596" w:rsidR="000B0051" w:rsidP="00F33600" w:rsidRDefault="000B0051" w14:paraId="5CEBB7EF" w14:textId="77777777">
            <w:pPr>
              <w:spacing w:line="276" w:lineRule="auto"/>
              <w:jc w:val="both"/>
              <w:rPr>
                <w:rFonts w:ascii="Calibri" w:hAnsi="Calibri" w:eastAsia="Calibri" w:cs="Calibri"/>
                <w:b/>
                <w:bCs/>
              </w:rPr>
            </w:pPr>
            <w:r w:rsidRPr="69A39596">
              <w:rPr>
                <w:rFonts w:ascii="Calibri" w:hAnsi="Calibri" w:eastAsia="Calibri" w:cs="Calibri"/>
                <w:b/>
                <w:bCs/>
              </w:rPr>
              <w:t>Subject</w:t>
            </w:r>
            <w:r w:rsidRPr="69A39596">
              <w:rPr>
                <w:rFonts w:ascii="Calibri" w:hAnsi="Calibri" w:eastAsia="Calibri" w:cs="Calibri"/>
              </w:rPr>
              <w:t>:</w:t>
            </w:r>
          </w:p>
        </w:tc>
        <w:tc>
          <w:tcPr>
            <w:tcW w:w="6662" w:type="dxa"/>
          </w:tcPr>
          <w:p w:rsidRPr="69A39596" w:rsidR="000B0051" w:rsidP="00F33600" w:rsidRDefault="000B0051" w14:paraId="59FC3DCA" w14:textId="77777777">
            <w:pPr>
              <w:spacing w:line="276" w:lineRule="auto"/>
              <w:jc w:val="both"/>
              <w:rPr>
                <w:rFonts w:ascii="Calibri" w:hAnsi="Calibri" w:eastAsia="Calibri" w:cs="Calibri"/>
              </w:rPr>
            </w:pPr>
            <w:r w:rsidRPr="69A39596">
              <w:rPr>
                <w:rFonts w:ascii="Calibri" w:hAnsi="Calibri" w:eastAsia="Calibri" w:cs="Calibri"/>
              </w:rPr>
              <w:t>First Reminder: Response Required for Case [Case ID]</w:t>
            </w:r>
          </w:p>
        </w:tc>
      </w:tr>
      <w:tr w:rsidR="00DD52CA" w:rsidTr="00F33600" w14:paraId="4E550F8A" w14:textId="77777777">
        <w:tc>
          <w:tcPr>
            <w:tcW w:w="2405" w:type="dxa"/>
          </w:tcPr>
          <w:p w:rsidR="000B0051" w:rsidP="00F33600" w:rsidRDefault="000B0051" w14:paraId="4503D225" w14:textId="77777777">
            <w:pPr>
              <w:spacing w:line="276" w:lineRule="auto"/>
              <w:jc w:val="both"/>
              <w:rPr>
                <w:rFonts w:ascii="Calibri" w:hAnsi="Calibri" w:eastAsia="Calibri" w:cs="Calibri"/>
                <w:b/>
                <w:bCs/>
              </w:rPr>
            </w:pPr>
            <w:r w:rsidRPr="69A39596">
              <w:rPr>
                <w:rFonts w:ascii="Calibri" w:hAnsi="Calibri" w:eastAsia="Calibri" w:cs="Calibri"/>
                <w:b/>
                <w:bCs/>
              </w:rPr>
              <w:t>Message:</w:t>
            </w:r>
            <w:r>
              <w:br/>
            </w:r>
          </w:p>
        </w:tc>
        <w:tc>
          <w:tcPr>
            <w:tcW w:w="6662" w:type="dxa"/>
          </w:tcPr>
          <w:p w:rsidR="000B0051" w:rsidP="00F33600" w:rsidRDefault="000B0051" w14:paraId="3EA1A936" w14:textId="77777777">
            <w:pPr>
              <w:spacing w:after="120" w:line="276" w:lineRule="auto"/>
              <w:jc w:val="both"/>
              <w:rPr>
                <w:rFonts w:ascii="Calibri" w:hAnsi="Calibri" w:eastAsia="Calibri" w:cs="Calibri"/>
              </w:rPr>
            </w:pPr>
            <w:r w:rsidRPr="69A39596">
              <w:rPr>
                <w:rFonts w:ascii="Calibri" w:hAnsi="Calibri" w:eastAsia="Calibri" w:cs="Calibri"/>
              </w:rPr>
              <w:t>Hello [Name],</w:t>
            </w:r>
          </w:p>
          <w:p w:rsidR="000B0051" w:rsidP="00F33600" w:rsidRDefault="000B0051" w14:paraId="5AE5594D" w14:textId="77777777">
            <w:pPr>
              <w:spacing w:after="120" w:line="276" w:lineRule="auto"/>
              <w:jc w:val="both"/>
              <w:rPr>
                <w:rFonts w:ascii="Calibri" w:hAnsi="Calibri" w:eastAsia="Calibri" w:cs="Calibri"/>
              </w:rPr>
            </w:pPr>
            <w:r w:rsidRPr="69A39596">
              <w:rPr>
                <w:rFonts w:ascii="Calibri" w:hAnsi="Calibri" w:eastAsia="Calibri" w:cs="Calibri"/>
              </w:rPr>
              <w:t xml:space="preserve">This is a </w:t>
            </w:r>
            <w:r w:rsidRPr="69A39596">
              <w:rPr>
                <w:rFonts w:ascii="Calibri" w:hAnsi="Calibri" w:eastAsia="Calibri" w:cs="Calibri"/>
                <w:b/>
                <w:bCs/>
              </w:rPr>
              <w:t>final reminder</w:t>
            </w:r>
            <w:r w:rsidRPr="69A39596">
              <w:rPr>
                <w:rFonts w:ascii="Calibri" w:hAnsi="Calibri" w:eastAsia="Calibri" w:cs="Calibri"/>
              </w:rPr>
              <w:t xml:space="preserve"> that we have not received your response for </w:t>
            </w:r>
            <w:r w:rsidRPr="69A39596">
              <w:rPr>
                <w:rFonts w:ascii="Calibri" w:hAnsi="Calibri" w:eastAsia="Calibri" w:cs="Calibri"/>
                <w:b/>
                <w:bCs/>
              </w:rPr>
              <w:t>Case [Case ID]</w:t>
            </w:r>
            <w:r w:rsidRPr="69A39596">
              <w:rPr>
                <w:rFonts w:ascii="Calibri" w:hAnsi="Calibri" w:eastAsia="Calibri" w:cs="Calibri"/>
              </w:rPr>
              <w:t>.</w:t>
            </w:r>
          </w:p>
          <w:p w:rsidR="000B0051" w:rsidP="00F33600" w:rsidRDefault="000B0051" w14:paraId="2B9FD343" w14:textId="77777777">
            <w:pPr>
              <w:spacing w:after="120" w:line="276" w:lineRule="auto"/>
              <w:jc w:val="both"/>
              <w:rPr>
                <w:rFonts w:ascii="Calibri" w:hAnsi="Calibri" w:eastAsia="Calibri" w:cs="Calibri"/>
              </w:rPr>
            </w:pPr>
            <w:r w:rsidRPr="69A39596">
              <w:rPr>
                <w:rFonts w:ascii="Calibri" w:hAnsi="Calibri" w:eastAsia="Calibri" w:cs="Calibri"/>
              </w:rPr>
              <w:t>Please review the email thread and provide your response.</w:t>
            </w:r>
            <w:r>
              <w:rPr>
                <w:rFonts w:ascii="Calibri" w:hAnsi="Calibri" w:eastAsia="Calibri" w:cs="Calibri"/>
              </w:rPr>
              <w:t xml:space="preserve"> </w:t>
            </w:r>
            <w:r w:rsidRPr="69A39596">
              <w:rPr>
                <w:rFonts w:ascii="Calibri" w:hAnsi="Calibri" w:eastAsia="Calibri" w:cs="Calibri"/>
              </w:rPr>
              <w:t>If you have already responded, no further action is required.</w:t>
            </w:r>
          </w:p>
          <w:p w:rsidR="000B0051" w:rsidP="00F33600" w:rsidRDefault="000B0051" w14:paraId="2D788795" w14:textId="77777777">
            <w:pPr>
              <w:spacing w:after="120" w:line="276" w:lineRule="auto"/>
              <w:jc w:val="both"/>
              <w:rPr>
                <w:rFonts w:ascii="Calibri" w:hAnsi="Calibri" w:eastAsia="Calibri" w:cs="Calibri"/>
              </w:rPr>
            </w:pPr>
            <w:r w:rsidRPr="69A39596">
              <w:rPr>
                <w:rFonts w:ascii="Calibri" w:hAnsi="Calibri" w:eastAsia="Calibri" w:cs="Calibri"/>
              </w:rPr>
              <w:t>Thank you.</w:t>
            </w:r>
          </w:p>
          <w:p w:rsidR="000B0051" w:rsidP="00F33600" w:rsidRDefault="000B0051" w14:paraId="03F63B98" w14:textId="77777777">
            <w:pPr>
              <w:spacing w:line="276" w:lineRule="auto"/>
              <w:jc w:val="both"/>
              <w:rPr>
                <w:rFonts w:ascii="Calibri" w:hAnsi="Calibri" w:eastAsia="Calibri" w:cs="Calibri"/>
              </w:rPr>
            </w:pPr>
            <w:r w:rsidRPr="69A39596">
              <w:rPr>
                <w:rFonts w:ascii="Calibri" w:hAnsi="Calibri" w:eastAsia="Calibri" w:cs="Calibri"/>
              </w:rPr>
              <w:t>Best regards,</w:t>
            </w:r>
          </w:p>
          <w:p w:rsidR="000B0051" w:rsidP="00F33600" w:rsidRDefault="000B0051" w14:paraId="1858EF3E" w14:textId="77777777">
            <w:pPr>
              <w:spacing w:after="120" w:line="276" w:lineRule="auto"/>
              <w:jc w:val="both"/>
              <w:rPr>
                <w:rFonts w:ascii="Calibri" w:hAnsi="Calibri" w:eastAsia="Calibri" w:cs="Calibri"/>
              </w:rPr>
            </w:pPr>
            <w:r w:rsidRPr="69A39596">
              <w:rPr>
                <w:rFonts w:ascii="Calibri" w:hAnsi="Calibri" w:eastAsia="Calibri" w:cs="Calibri"/>
              </w:rPr>
              <w:t>Case Management System</w:t>
            </w:r>
          </w:p>
          <w:p w:rsidRPr="0053782A" w:rsidR="000B0051" w:rsidP="00F33600" w:rsidRDefault="000B0051" w14:paraId="26DED9C5" w14:textId="77777777">
            <w:pPr>
              <w:spacing w:after="120" w:line="276" w:lineRule="auto"/>
              <w:jc w:val="both"/>
              <w:rPr>
                <w:rFonts w:ascii="Calibri" w:hAnsi="Calibri" w:eastAsia="Calibri" w:cs="Calibri"/>
                <w:i/>
                <w:iCs/>
              </w:rPr>
            </w:pPr>
            <w:r w:rsidRPr="69A39596">
              <w:rPr>
                <w:rFonts w:ascii="Calibri" w:hAnsi="Calibri" w:eastAsia="Calibri" w:cs="Calibri"/>
                <w:i/>
                <w:iCs/>
              </w:rPr>
              <w:t>This is an automated reminder generated by the system. Please do not reply to this notification.</w:t>
            </w:r>
          </w:p>
        </w:tc>
      </w:tr>
    </w:tbl>
    <w:p w:rsidR="000B0051" w:rsidP="000B0051" w:rsidRDefault="000B0051" w14:paraId="30420B15" w14:textId="77777777">
      <w:pPr>
        <w:spacing w:after="0" w:line="276" w:lineRule="auto"/>
        <w:jc w:val="both"/>
        <w:rPr>
          <w:rFonts w:ascii="Calibri" w:hAnsi="Calibri" w:eastAsia="Calibri" w:cs="Calibri"/>
          <w:b/>
          <w:bCs/>
        </w:rPr>
      </w:pPr>
    </w:p>
    <w:p w:rsidR="000B0051" w:rsidP="000B0051" w:rsidRDefault="000B0051" w14:paraId="70AFF852" w14:textId="77777777">
      <w:pPr>
        <w:spacing w:after="0" w:line="276" w:lineRule="auto"/>
        <w:jc w:val="both"/>
        <w:rPr>
          <w:rFonts w:ascii="Calibri" w:hAnsi="Calibri" w:eastAsia="Calibri" w:cs="Calibri"/>
        </w:rPr>
      </w:pPr>
      <w:r w:rsidRPr="69A39596">
        <w:rPr>
          <w:rFonts w:ascii="Calibri" w:hAnsi="Calibri" w:eastAsia="Calibri" w:cs="Calibri"/>
        </w:rPr>
        <w:t xml:space="preserve"> </w:t>
      </w:r>
    </w:p>
    <w:tbl>
      <w:tblPr>
        <w:tblStyle w:val="TableGrid"/>
        <w:tblW w:w="9067" w:type="dxa"/>
        <w:tblLook w:val="04A0" w:firstRow="1" w:lastRow="0" w:firstColumn="1" w:lastColumn="0" w:noHBand="0" w:noVBand="1"/>
      </w:tblPr>
      <w:tblGrid>
        <w:gridCol w:w="2405"/>
        <w:gridCol w:w="6662"/>
      </w:tblGrid>
      <w:tr w:rsidR="00286190" w:rsidTr="00F33600" w14:paraId="1FDC060F" w14:textId="77777777">
        <w:tc>
          <w:tcPr>
            <w:tcW w:w="9067" w:type="dxa"/>
            <w:gridSpan w:val="2"/>
            <w:shd w:val="clear" w:color="auto" w:fill="000000" w:themeFill="text1"/>
          </w:tcPr>
          <w:p w:rsidR="000B0051" w:rsidP="00F33600" w:rsidRDefault="000B0051" w14:paraId="29D65DDF" w14:textId="77777777">
            <w:pPr>
              <w:spacing w:line="276" w:lineRule="auto"/>
              <w:jc w:val="both"/>
              <w:rPr>
                <w:rFonts w:ascii="Calibri" w:hAnsi="Calibri" w:eastAsia="Calibri" w:cs="Calibri"/>
                <w:b/>
                <w:bCs/>
              </w:rPr>
            </w:pPr>
            <w:r w:rsidRPr="69A39596">
              <w:rPr>
                <w:rFonts w:ascii="Calibri" w:hAnsi="Calibri" w:eastAsia="Calibri" w:cs="Calibri"/>
                <w:b/>
                <w:bCs/>
              </w:rPr>
              <w:t xml:space="preserve">Day </w:t>
            </w:r>
            <w:r>
              <w:rPr>
                <w:rFonts w:ascii="Calibri" w:hAnsi="Calibri" w:eastAsia="Calibri" w:cs="Calibri"/>
                <w:b/>
                <w:bCs/>
              </w:rPr>
              <w:t>7</w:t>
            </w:r>
            <w:r w:rsidRPr="69A39596">
              <w:rPr>
                <w:rFonts w:ascii="Calibri" w:hAnsi="Calibri" w:eastAsia="Calibri" w:cs="Calibri"/>
                <w:b/>
                <w:bCs/>
              </w:rPr>
              <w:t xml:space="preserve"> </w:t>
            </w:r>
            <w:r>
              <w:rPr>
                <w:rFonts w:ascii="Calibri" w:hAnsi="Calibri" w:eastAsia="Calibri" w:cs="Calibri"/>
                <w:b/>
                <w:bCs/>
              </w:rPr>
              <w:t xml:space="preserve">No Reply </w:t>
            </w:r>
            <w:r w:rsidRPr="69A39596">
              <w:rPr>
                <w:rFonts w:ascii="Calibri" w:hAnsi="Calibri" w:eastAsia="Calibri" w:cs="Calibri"/>
                <w:b/>
                <w:bCs/>
              </w:rPr>
              <w:t>Teams</w:t>
            </w:r>
            <w:r>
              <w:rPr>
                <w:rFonts w:ascii="Calibri" w:hAnsi="Calibri" w:eastAsia="Calibri" w:cs="Calibri"/>
                <w:b/>
                <w:bCs/>
              </w:rPr>
              <w:t xml:space="preserve"> Final</w:t>
            </w:r>
            <w:r w:rsidRPr="69A39596">
              <w:rPr>
                <w:rFonts w:ascii="Calibri" w:hAnsi="Calibri" w:eastAsia="Calibri" w:cs="Calibri"/>
                <w:b/>
                <w:bCs/>
              </w:rPr>
              <w:t xml:space="preserve"> Reminder </w:t>
            </w:r>
          </w:p>
        </w:tc>
      </w:tr>
      <w:tr w:rsidR="00DD52CA" w:rsidTr="00F33600" w14:paraId="2BF93BC6" w14:textId="77777777">
        <w:tc>
          <w:tcPr>
            <w:tcW w:w="2405" w:type="dxa"/>
          </w:tcPr>
          <w:p w:rsidRPr="00FE4D9C" w:rsidR="000B0051" w:rsidP="00F33600" w:rsidRDefault="000B0051" w14:paraId="56E14351" w14:textId="77777777">
            <w:pPr>
              <w:spacing w:line="276" w:lineRule="auto"/>
              <w:jc w:val="both"/>
              <w:rPr>
                <w:rFonts w:ascii="Calibri" w:hAnsi="Calibri" w:eastAsia="Calibri" w:cs="Calibri"/>
                <w:b/>
                <w:bCs/>
                <w:color w:val="000000" w:themeColor="text1"/>
              </w:rPr>
            </w:pPr>
            <w:r w:rsidRPr="00FE4D9C">
              <w:rPr>
                <w:rFonts w:ascii="Calibri" w:hAnsi="Calibri" w:eastAsia="Calibri" w:cs="Calibri"/>
                <w:b/>
                <w:bCs/>
                <w:color w:val="000000" w:themeColor="text1"/>
              </w:rPr>
              <w:t>Notification Channel:</w:t>
            </w:r>
          </w:p>
        </w:tc>
        <w:tc>
          <w:tcPr>
            <w:tcW w:w="6662" w:type="dxa"/>
          </w:tcPr>
          <w:p w:rsidRPr="00FE4D9C" w:rsidR="000B0051" w:rsidP="00F33600" w:rsidRDefault="000B0051" w14:paraId="1AE05A69" w14:textId="77777777">
            <w:pPr>
              <w:spacing w:line="276" w:lineRule="auto"/>
              <w:jc w:val="both"/>
              <w:rPr>
                <w:rFonts w:ascii="Calibri" w:hAnsi="Calibri" w:eastAsia="Calibri" w:cs="Calibri"/>
                <w:b/>
                <w:bCs/>
                <w:color w:val="000000" w:themeColor="text1"/>
              </w:rPr>
            </w:pPr>
            <w:r>
              <w:rPr>
                <w:rFonts w:ascii="Calibri" w:hAnsi="Calibri" w:eastAsia="Calibri" w:cs="Calibri"/>
              </w:rPr>
              <w:t>Teams Channel</w:t>
            </w:r>
          </w:p>
        </w:tc>
      </w:tr>
      <w:tr w:rsidR="00DD52CA" w:rsidTr="00F33600" w14:paraId="7D657278" w14:textId="77777777">
        <w:tc>
          <w:tcPr>
            <w:tcW w:w="2405" w:type="dxa"/>
          </w:tcPr>
          <w:p w:rsidRPr="00FE4D9C" w:rsidR="000B0051" w:rsidP="00F33600" w:rsidRDefault="000B0051" w14:paraId="1376D54D" w14:textId="77777777">
            <w:pPr>
              <w:spacing w:line="276" w:lineRule="auto"/>
              <w:jc w:val="both"/>
              <w:rPr>
                <w:rFonts w:ascii="Calibri" w:hAnsi="Calibri" w:eastAsia="Calibri" w:cs="Calibri"/>
                <w:b/>
                <w:bCs/>
                <w:color w:val="000000" w:themeColor="text1"/>
              </w:rPr>
            </w:pPr>
            <w:r w:rsidRPr="00FE4D9C">
              <w:rPr>
                <w:rFonts w:ascii="Calibri" w:hAnsi="Calibri" w:eastAsia="Calibri" w:cs="Calibri"/>
                <w:b/>
                <w:bCs/>
                <w:color w:val="000000" w:themeColor="text1"/>
              </w:rPr>
              <w:t>Recipient:</w:t>
            </w:r>
          </w:p>
        </w:tc>
        <w:tc>
          <w:tcPr>
            <w:tcW w:w="6662" w:type="dxa"/>
          </w:tcPr>
          <w:p w:rsidRPr="00A86DB3" w:rsidR="000B0051" w:rsidP="00F33600" w:rsidRDefault="000B0051" w14:paraId="50E1B18E" w14:textId="77777777">
            <w:pPr>
              <w:spacing w:line="276" w:lineRule="auto"/>
              <w:jc w:val="both"/>
              <w:rPr>
                <w:rFonts w:ascii="Calibri" w:hAnsi="Calibri" w:eastAsia="Calibri" w:cs="Calibri"/>
                <w:b/>
                <w:bCs/>
                <w:color w:val="000000" w:themeColor="text1"/>
              </w:rPr>
            </w:pPr>
            <w:r w:rsidRPr="00A86DB3">
              <w:rPr>
                <w:rFonts w:ascii="Calibri" w:hAnsi="Calibri" w:eastAsia="Calibri" w:cs="Calibri"/>
              </w:rPr>
              <w:t>Tracking-enabled “To” recipient who has No reply after 7 days</w:t>
            </w:r>
          </w:p>
        </w:tc>
      </w:tr>
      <w:tr w:rsidR="00DD52CA" w:rsidTr="00F33600" w14:paraId="7209189A" w14:textId="77777777">
        <w:tc>
          <w:tcPr>
            <w:tcW w:w="2405" w:type="dxa"/>
          </w:tcPr>
          <w:p w:rsidR="000B0051" w:rsidP="00F33600" w:rsidRDefault="000B0051" w14:paraId="37E55649" w14:textId="77777777">
            <w:pPr>
              <w:spacing w:line="276" w:lineRule="auto"/>
              <w:jc w:val="both"/>
              <w:rPr>
                <w:rFonts w:ascii="Calibri" w:hAnsi="Calibri" w:eastAsia="Calibri" w:cs="Calibri"/>
                <w:b/>
                <w:bCs/>
              </w:rPr>
            </w:pPr>
            <w:r w:rsidRPr="69A39596">
              <w:rPr>
                <w:rFonts w:ascii="Calibri" w:hAnsi="Calibri" w:eastAsia="Calibri" w:cs="Calibri"/>
                <w:b/>
                <w:bCs/>
              </w:rPr>
              <w:t>Message:</w:t>
            </w:r>
            <w:r>
              <w:br/>
            </w:r>
          </w:p>
        </w:tc>
        <w:tc>
          <w:tcPr>
            <w:tcW w:w="6662" w:type="dxa"/>
          </w:tcPr>
          <w:p w:rsidR="000B0051" w:rsidP="00F33600" w:rsidRDefault="000B0051" w14:paraId="742C0F8C" w14:textId="77777777">
            <w:pPr>
              <w:spacing w:line="276" w:lineRule="auto"/>
              <w:jc w:val="both"/>
              <w:rPr>
                <w:rFonts w:ascii="Calibri" w:hAnsi="Calibri" w:eastAsia="Calibri" w:cs="Calibri"/>
              </w:rPr>
            </w:pPr>
            <w:r w:rsidRPr="69A39596">
              <w:rPr>
                <w:rFonts w:ascii="Calibri" w:hAnsi="Calibri" w:eastAsia="Calibri" w:cs="Calibri"/>
              </w:rPr>
              <w:t>Final Reminder: Case Follow-Up Response Pending</w:t>
            </w:r>
          </w:p>
          <w:p w:rsidR="000B0051" w:rsidP="00F33600" w:rsidRDefault="000B0051" w14:paraId="595D76AD" w14:textId="77777777">
            <w:pPr>
              <w:spacing w:line="276" w:lineRule="auto"/>
              <w:jc w:val="both"/>
              <w:rPr>
                <w:rFonts w:ascii="Calibri" w:hAnsi="Calibri" w:eastAsia="Calibri" w:cs="Calibri"/>
              </w:rPr>
            </w:pPr>
            <w:r w:rsidRPr="69A39596">
              <w:rPr>
                <w:rFonts w:ascii="Calibri" w:hAnsi="Calibri" w:eastAsia="Calibri" w:cs="Calibri"/>
              </w:rPr>
              <w:t xml:space="preserve">No response has been received for </w:t>
            </w:r>
            <w:r w:rsidRPr="69A39596">
              <w:rPr>
                <w:rFonts w:ascii="Calibri" w:hAnsi="Calibri" w:eastAsia="Calibri" w:cs="Calibri"/>
                <w:b/>
                <w:bCs/>
              </w:rPr>
              <w:t>Case [Case ID]</w:t>
            </w:r>
            <w:r w:rsidRPr="69A39596">
              <w:rPr>
                <w:rFonts w:ascii="Calibri" w:hAnsi="Calibri" w:eastAsia="Calibri" w:cs="Calibri"/>
              </w:rPr>
              <w:t>.</w:t>
            </w:r>
          </w:p>
          <w:p w:rsidRPr="00932EA5" w:rsidR="000B0051" w:rsidP="00F33600" w:rsidRDefault="000B0051" w14:paraId="719EBEC2" w14:textId="77777777">
            <w:pPr>
              <w:spacing w:line="276" w:lineRule="auto"/>
              <w:jc w:val="both"/>
              <w:rPr>
                <w:rFonts w:ascii="Calibri" w:hAnsi="Calibri" w:eastAsia="Calibri" w:cs="Calibri"/>
              </w:rPr>
            </w:pPr>
            <w:r w:rsidRPr="69A39596">
              <w:rPr>
                <w:rFonts w:ascii="Calibri" w:hAnsi="Calibri" w:eastAsia="Calibri" w:cs="Calibri"/>
              </w:rPr>
              <w:t>Please review the email and respond as soon as possible.</w:t>
            </w:r>
          </w:p>
        </w:tc>
      </w:tr>
    </w:tbl>
    <w:p w:rsidR="000B0051" w:rsidP="000B0051" w:rsidRDefault="000B0051" w14:paraId="6201BD29" w14:textId="77777777">
      <w:pPr>
        <w:spacing w:after="0" w:line="276" w:lineRule="auto"/>
        <w:jc w:val="both"/>
        <w:rPr>
          <w:rFonts w:ascii="Calibri" w:hAnsi="Calibri" w:eastAsia="Calibri" w:cs="Calibri"/>
        </w:rPr>
      </w:pPr>
    </w:p>
    <w:p w:rsidR="000B0051" w:rsidP="000B0051" w:rsidRDefault="000B0051" w14:paraId="77C2B96A" w14:textId="77777777">
      <w:pPr>
        <w:spacing w:after="120" w:line="240" w:lineRule="auto"/>
        <w:jc w:val="both"/>
        <w:rPr>
          <w:rFonts w:ascii="Calibri" w:hAnsi="Calibri" w:eastAsia="Calibri" w:cs="Calibri"/>
        </w:rPr>
      </w:pPr>
    </w:p>
    <w:bookmarkEnd w:id="164"/>
    <w:p w:rsidR="002B195A" w:rsidRDefault="002B195A" w14:paraId="20A12FED" w14:textId="77777777">
      <w:pPr>
        <w:rPr>
          <w:rFonts w:ascii="Calibri" w:hAnsi="Calibri" w:eastAsia="Calibri" w:cs="Calibri"/>
          <w:color w:val="0F4761" w:themeColor="accent1" w:themeShade="BF"/>
          <w:sz w:val="28"/>
          <w:szCs w:val="28"/>
        </w:rPr>
      </w:pPr>
      <w:r>
        <w:rPr>
          <w:rFonts w:ascii="Calibri" w:hAnsi="Calibri" w:eastAsia="Calibri" w:cs="Calibri"/>
        </w:rPr>
        <w:br w:type="page"/>
      </w:r>
    </w:p>
    <w:p w:rsidRPr="001A6861" w:rsidR="00076B5C" w:rsidP="00076B5C" w:rsidRDefault="00465E28" w14:paraId="62BDD3AB" w14:textId="5150DEB9">
      <w:pPr>
        <w:pStyle w:val="Heading3"/>
        <w:spacing w:before="0" w:after="120"/>
        <w:jc w:val="both"/>
        <w:rPr>
          <w:rFonts w:ascii="Calibri" w:hAnsi="Calibri" w:eastAsia="Calibri" w:cs="Calibri"/>
        </w:rPr>
      </w:pPr>
      <w:r>
        <w:rPr>
          <w:rFonts w:ascii="Calibri" w:hAnsi="Calibri" w:eastAsia="Calibri" w:cs="Calibri"/>
        </w:rPr>
        <w:t>Notify Initial Case Owner When Case Is Resolved</w:t>
      </w:r>
    </w:p>
    <w:tbl>
      <w:tblPr>
        <w:tblStyle w:val="TableGrid"/>
        <w:tblW w:w="9067" w:type="dxa"/>
        <w:tblLook w:val="04A0" w:firstRow="1" w:lastRow="0" w:firstColumn="1" w:lastColumn="0" w:noHBand="0" w:noVBand="1"/>
      </w:tblPr>
      <w:tblGrid>
        <w:gridCol w:w="2405"/>
        <w:gridCol w:w="6662"/>
      </w:tblGrid>
      <w:tr w:rsidR="00286190" w:rsidTr="00F33600" w14:paraId="49ADCF9D" w14:textId="77777777">
        <w:tc>
          <w:tcPr>
            <w:tcW w:w="9067" w:type="dxa"/>
            <w:gridSpan w:val="2"/>
            <w:shd w:val="clear" w:color="auto" w:fill="000000" w:themeFill="text1"/>
          </w:tcPr>
          <w:p w:rsidR="00076B5C" w:rsidP="00F33600" w:rsidRDefault="00076B5C" w14:paraId="276E332B" w14:textId="77777777">
            <w:pPr>
              <w:spacing w:line="276" w:lineRule="auto"/>
              <w:jc w:val="both"/>
              <w:rPr>
                <w:rFonts w:ascii="Calibri" w:hAnsi="Calibri" w:eastAsia="Calibri" w:cs="Calibri"/>
                <w:b/>
                <w:bCs/>
              </w:rPr>
            </w:pPr>
            <w:r>
              <w:rPr>
                <w:rFonts w:hint="eastAsia" w:ascii="Calibri" w:hAnsi="Calibri" w:cs="Calibri"/>
                <w:b/>
                <w:bCs/>
              </w:rPr>
              <w:t>Email</w:t>
            </w:r>
            <w:r w:rsidRPr="69A39596">
              <w:rPr>
                <w:rFonts w:ascii="Calibri" w:hAnsi="Calibri" w:eastAsia="Calibri" w:cs="Calibri"/>
                <w:b/>
                <w:bCs/>
              </w:rPr>
              <w:t xml:space="preserve"> Sent to </w:t>
            </w:r>
            <w:r>
              <w:rPr>
                <w:rFonts w:hint="eastAsia" w:ascii="Calibri" w:hAnsi="Calibri" w:cs="Calibri"/>
                <w:b/>
                <w:bCs/>
              </w:rPr>
              <w:t>Initial Case Owner</w:t>
            </w:r>
          </w:p>
        </w:tc>
      </w:tr>
      <w:tr w:rsidR="00DD52CA" w:rsidTr="00F33600" w14:paraId="14ECA034" w14:textId="77777777">
        <w:tc>
          <w:tcPr>
            <w:tcW w:w="2405" w:type="dxa"/>
          </w:tcPr>
          <w:p w:rsidR="00076B5C" w:rsidP="00F33600" w:rsidRDefault="00076B5C" w14:paraId="2C028F74" w14:textId="77777777">
            <w:pPr>
              <w:spacing w:line="276" w:lineRule="auto"/>
              <w:jc w:val="both"/>
              <w:rPr>
                <w:rFonts w:ascii="Calibri" w:hAnsi="Calibri" w:eastAsia="Calibri" w:cs="Calibri"/>
                <w:b/>
                <w:bCs/>
              </w:rPr>
            </w:pPr>
            <w:r>
              <w:rPr>
                <w:rFonts w:ascii="Calibri" w:hAnsi="Calibri" w:eastAsia="Calibri" w:cs="Calibri"/>
                <w:b/>
                <w:bCs/>
              </w:rPr>
              <w:t>Notification Channel:</w:t>
            </w:r>
          </w:p>
        </w:tc>
        <w:tc>
          <w:tcPr>
            <w:tcW w:w="6662" w:type="dxa"/>
          </w:tcPr>
          <w:p w:rsidRPr="0053782A" w:rsidR="00076B5C" w:rsidP="00F33600" w:rsidRDefault="00076B5C" w14:paraId="794631AD" w14:textId="77777777">
            <w:pPr>
              <w:spacing w:line="276" w:lineRule="auto"/>
              <w:jc w:val="both"/>
              <w:rPr>
                <w:rFonts w:ascii="Calibri" w:hAnsi="Calibri" w:eastAsia="Calibri" w:cs="Calibri"/>
              </w:rPr>
            </w:pPr>
            <w:r>
              <w:rPr>
                <w:rFonts w:ascii="Calibri" w:hAnsi="Calibri" w:eastAsia="Calibri" w:cs="Calibri"/>
              </w:rPr>
              <w:t>Email</w:t>
            </w:r>
          </w:p>
        </w:tc>
      </w:tr>
      <w:tr w:rsidR="00DD52CA" w:rsidTr="00F33600" w14:paraId="0F92C3AF" w14:textId="77777777">
        <w:tc>
          <w:tcPr>
            <w:tcW w:w="2405" w:type="dxa"/>
          </w:tcPr>
          <w:p w:rsidRPr="69A39596" w:rsidR="00076B5C" w:rsidP="00F33600" w:rsidRDefault="00076B5C" w14:paraId="54CAA329" w14:textId="77777777">
            <w:pPr>
              <w:spacing w:line="276" w:lineRule="auto"/>
              <w:jc w:val="both"/>
              <w:rPr>
                <w:rFonts w:ascii="Calibri" w:hAnsi="Calibri" w:eastAsia="Calibri" w:cs="Calibri"/>
                <w:b/>
                <w:bCs/>
              </w:rPr>
            </w:pPr>
            <w:r w:rsidRPr="69A39596">
              <w:rPr>
                <w:rFonts w:ascii="Calibri" w:hAnsi="Calibri" w:eastAsia="Calibri" w:cs="Calibri"/>
                <w:b/>
                <w:bCs/>
              </w:rPr>
              <w:t>Subject</w:t>
            </w:r>
            <w:r w:rsidRPr="69A39596">
              <w:rPr>
                <w:rFonts w:ascii="Calibri" w:hAnsi="Calibri" w:eastAsia="Calibri" w:cs="Calibri"/>
              </w:rPr>
              <w:t>:</w:t>
            </w:r>
          </w:p>
        </w:tc>
        <w:tc>
          <w:tcPr>
            <w:tcW w:w="6662" w:type="dxa"/>
          </w:tcPr>
          <w:p w:rsidRPr="69A39596" w:rsidR="00076B5C" w:rsidP="00F33600" w:rsidRDefault="00076B5C" w14:paraId="7CE2458A" w14:textId="77777777">
            <w:pPr>
              <w:spacing w:line="276" w:lineRule="auto"/>
              <w:jc w:val="both"/>
              <w:rPr>
                <w:rFonts w:ascii="Calibri" w:hAnsi="Calibri" w:eastAsia="Calibri" w:cs="Calibri"/>
              </w:rPr>
            </w:pPr>
            <w:r w:rsidRPr="00D16970">
              <w:rPr>
                <w:rFonts w:ascii="Calibri" w:hAnsi="Calibri" w:eastAsia="Calibri" w:cs="Calibri"/>
              </w:rPr>
              <w:t>Case Closed Notification – Case [Case ID]</w:t>
            </w:r>
          </w:p>
        </w:tc>
      </w:tr>
      <w:tr w:rsidR="00DD52CA" w:rsidTr="00F33600" w14:paraId="10267EBA" w14:textId="77777777">
        <w:tc>
          <w:tcPr>
            <w:tcW w:w="2405" w:type="dxa"/>
          </w:tcPr>
          <w:p w:rsidR="00076B5C" w:rsidP="00F33600" w:rsidRDefault="00076B5C" w14:paraId="0C69D07E" w14:textId="77777777">
            <w:pPr>
              <w:spacing w:line="276" w:lineRule="auto"/>
              <w:jc w:val="both"/>
              <w:rPr>
                <w:rFonts w:ascii="Calibri" w:hAnsi="Calibri" w:eastAsia="Calibri" w:cs="Calibri"/>
                <w:b/>
                <w:bCs/>
              </w:rPr>
            </w:pPr>
            <w:r w:rsidRPr="69A39596">
              <w:rPr>
                <w:rFonts w:ascii="Calibri" w:hAnsi="Calibri" w:eastAsia="Calibri" w:cs="Calibri"/>
                <w:b/>
                <w:bCs/>
              </w:rPr>
              <w:t>Message:</w:t>
            </w:r>
            <w:r>
              <w:br/>
            </w:r>
          </w:p>
        </w:tc>
        <w:tc>
          <w:tcPr>
            <w:tcW w:w="6662" w:type="dxa"/>
          </w:tcPr>
          <w:p w:rsidRPr="0053782A" w:rsidR="00076B5C" w:rsidP="00F33600" w:rsidRDefault="00076B5C" w14:paraId="527022ED" w14:textId="77777777">
            <w:pPr>
              <w:spacing w:after="120" w:line="276" w:lineRule="auto"/>
              <w:jc w:val="both"/>
            </w:pPr>
            <w:r w:rsidRPr="5EAD1E39">
              <w:rPr>
                <w:rFonts w:ascii="Calibri" w:hAnsi="Calibri" w:eastAsia="Calibri" w:cs="Calibri"/>
              </w:rPr>
              <w:t>Hello [</w:t>
            </w:r>
            <w:r>
              <w:rPr>
                <w:rFonts w:hint="eastAsia" w:ascii="Calibri" w:hAnsi="Calibri" w:cs="Calibri"/>
              </w:rPr>
              <w:t xml:space="preserve">Initial Case </w:t>
            </w:r>
            <w:r w:rsidRPr="5EAD1E39">
              <w:rPr>
                <w:rFonts w:ascii="Calibri" w:hAnsi="Calibri" w:eastAsia="Calibri" w:cs="Calibri"/>
              </w:rPr>
              <w:t>Owner Name],</w:t>
            </w:r>
          </w:p>
          <w:p w:rsidRPr="00636CA4" w:rsidR="00076B5C" w:rsidP="00F33600" w:rsidRDefault="00076B5C" w14:paraId="32F8BDEF" w14:textId="77777777">
            <w:pPr>
              <w:spacing w:after="120" w:line="276" w:lineRule="auto"/>
              <w:jc w:val="both"/>
              <w:rPr>
                <w:rFonts w:ascii="Calibri" w:hAnsi="Calibri" w:eastAsia="Calibri" w:cs="Calibri"/>
              </w:rPr>
            </w:pPr>
            <w:r w:rsidRPr="00636CA4">
              <w:rPr>
                <w:rFonts w:ascii="Calibri" w:hAnsi="Calibri" w:eastAsia="Calibri" w:cs="Calibri"/>
              </w:rPr>
              <w:t xml:space="preserve">The following case, which was previously assigned by you, has been marked as </w:t>
            </w:r>
            <w:r w:rsidRPr="00636CA4">
              <w:rPr>
                <w:rFonts w:ascii="Calibri" w:hAnsi="Calibri" w:eastAsia="Calibri" w:cs="Calibri"/>
                <w:b/>
                <w:bCs/>
              </w:rPr>
              <w:t>Resolved</w:t>
            </w:r>
            <w:r w:rsidRPr="00636CA4">
              <w:rPr>
                <w:rFonts w:ascii="Calibri" w:hAnsi="Calibri" w:eastAsia="Calibri" w:cs="Calibri"/>
              </w:rPr>
              <w:t xml:space="preserve"> by another case owner.</w:t>
            </w:r>
          </w:p>
          <w:p w:rsidRPr="00636CA4" w:rsidR="00076B5C" w:rsidP="00F33600" w:rsidRDefault="00076B5C" w14:paraId="0B9B3984" w14:textId="77777777">
            <w:pPr>
              <w:spacing w:after="120" w:line="276" w:lineRule="auto"/>
              <w:jc w:val="both"/>
              <w:rPr>
                <w:rFonts w:ascii="Calibri" w:hAnsi="Calibri" w:eastAsia="Calibri" w:cs="Calibri"/>
              </w:rPr>
            </w:pPr>
            <w:r w:rsidRPr="00636CA4">
              <w:rPr>
                <w:rFonts w:ascii="Calibri" w:hAnsi="Calibri" w:eastAsia="Calibri" w:cs="Calibri"/>
                <w:b/>
                <w:bCs/>
              </w:rPr>
              <w:t>Case Details:</w:t>
            </w:r>
          </w:p>
          <w:p w:rsidRPr="00636CA4" w:rsidR="00076B5C" w:rsidP="00F33600" w:rsidRDefault="00076B5C" w14:paraId="5CFA3F90" w14:textId="77777777">
            <w:pPr>
              <w:numPr>
                <w:ilvl w:val="0"/>
                <w:numId w:val="69"/>
              </w:numPr>
              <w:spacing w:line="276" w:lineRule="auto"/>
              <w:jc w:val="both"/>
              <w:rPr>
                <w:rFonts w:ascii="Calibri" w:hAnsi="Calibri" w:eastAsia="Calibri" w:cs="Calibri"/>
              </w:rPr>
            </w:pPr>
            <w:r w:rsidRPr="00636CA4">
              <w:rPr>
                <w:rFonts w:ascii="Calibri" w:hAnsi="Calibri" w:eastAsia="Calibri" w:cs="Calibri"/>
              </w:rPr>
              <w:t>Case ID: [Case ID]</w:t>
            </w:r>
          </w:p>
          <w:p w:rsidRPr="00636CA4" w:rsidR="00076B5C" w:rsidP="00F33600" w:rsidRDefault="00076B5C" w14:paraId="07656383" w14:textId="77777777">
            <w:pPr>
              <w:numPr>
                <w:ilvl w:val="0"/>
                <w:numId w:val="69"/>
              </w:numPr>
              <w:spacing w:line="276" w:lineRule="auto"/>
              <w:jc w:val="both"/>
              <w:rPr>
                <w:rFonts w:ascii="Calibri" w:hAnsi="Calibri" w:eastAsia="Calibri" w:cs="Calibri"/>
              </w:rPr>
            </w:pPr>
            <w:r w:rsidRPr="00636CA4">
              <w:rPr>
                <w:rFonts w:ascii="Calibri" w:hAnsi="Calibri" w:eastAsia="Calibri" w:cs="Calibri"/>
              </w:rPr>
              <w:t>Patient Name: [Name]</w:t>
            </w:r>
          </w:p>
          <w:p w:rsidRPr="00636CA4" w:rsidR="00076B5C" w:rsidP="00F33600" w:rsidRDefault="00076B5C" w14:paraId="57A75727" w14:textId="77777777">
            <w:pPr>
              <w:numPr>
                <w:ilvl w:val="0"/>
                <w:numId w:val="69"/>
              </w:numPr>
              <w:spacing w:line="276" w:lineRule="auto"/>
              <w:jc w:val="both"/>
              <w:rPr>
                <w:rFonts w:ascii="Calibri" w:hAnsi="Calibri" w:eastAsia="Calibri" w:cs="Calibri"/>
              </w:rPr>
            </w:pPr>
            <w:r w:rsidRPr="00636CA4">
              <w:rPr>
                <w:rFonts w:ascii="Calibri" w:hAnsi="Calibri" w:eastAsia="Calibri" w:cs="Calibri"/>
              </w:rPr>
              <w:t>Case Type: [Case Type]</w:t>
            </w:r>
          </w:p>
          <w:p w:rsidRPr="00636CA4" w:rsidR="00076B5C" w:rsidP="00F33600" w:rsidRDefault="00076B5C" w14:paraId="49C766B5" w14:textId="77777777">
            <w:pPr>
              <w:numPr>
                <w:ilvl w:val="0"/>
                <w:numId w:val="69"/>
              </w:numPr>
              <w:spacing w:line="276" w:lineRule="auto"/>
              <w:jc w:val="both"/>
              <w:rPr>
                <w:rFonts w:ascii="Calibri" w:hAnsi="Calibri" w:eastAsia="Calibri" w:cs="Calibri"/>
              </w:rPr>
            </w:pPr>
            <w:r w:rsidRPr="00636CA4">
              <w:rPr>
                <w:rFonts w:ascii="Calibri" w:hAnsi="Calibri" w:eastAsia="Calibri" w:cs="Calibri"/>
              </w:rPr>
              <w:t>Category: [Category]</w:t>
            </w:r>
          </w:p>
          <w:p w:rsidRPr="00636CA4" w:rsidR="00076B5C" w:rsidP="00F33600" w:rsidRDefault="00076B5C" w14:paraId="01BC0B0B" w14:textId="77777777">
            <w:pPr>
              <w:numPr>
                <w:ilvl w:val="0"/>
                <w:numId w:val="69"/>
              </w:numPr>
              <w:spacing w:line="276" w:lineRule="auto"/>
              <w:jc w:val="both"/>
              <w:rPr>
                <w:rFonts w:ascii="Calibri" w:hAnsi="Calibri" w:eastAsia="Calibri" w:cs="Calibri"/>
              </w:rPr>
            </w:pPr>
            <w:r w:rsidRPr="00636CA4">
              <w:rPr>
                <w:rFonts w:ascii="Calibri" w:hAnsi="Calibri" w:eastAsia="Calibri" w:cs="Calibri"/>
              </w:rPr>
              <w:t>Current Case Owner: [Current Owner Name]</w:t>
            </w:r>
          </w:p>
          <w:p w:rsidRPr="00636CA4" w:rsidR="00076B5C" w:rsidP="00F33600" w:rsidRDefault="00076B5C" w14:paraId="26005DF2" w14:textId="77777777">
            <w:pPr>
              <w:numPr>
                <w:ilvl w:val="0"/>
                <w:numId w:val="69"/>
              </w:numPr>
              <w:spacing w:line="276" w:lineRule="auto"/>
              <w:jc w:val="both"/>
              <w:rPr>
                <w:rFonts w:ascii="Calibri" w:hAnsi="Calibri" w:eastAsia="Calibri" w:cs="Calibri"/>
              </w:rPr>
            </w:pPr>
            <w:r w:rsidRPr="00636CA4">
              <w:rPr>
                <w:rFonts w:ascii="Calibri" w:hAnsi="Calibri" w:eastAsia="Calibri" w:cs="Calibri"/>
              </w:rPr>
              <w:t>Resolution Date: [Resolved Date]</w:t>
            </w:r>
          </w:p>
          <w:p w:rsidR="00076B5C" w:rsidP="00F33600" w:rsidRDefault="00076B5C" w14:paraId="7720C230" w14:textId="77777777">
            <w:pPr>
              <w:spacing w:after="120" w:line="276" w:lineRule="auto"/>
              <w:jc w:val="both"/>
              <w:rPr>
                <w:rFonts w:ascii="Calibri" w:hAnsi="Calibri" w:cs="Calibri"/>
              </w:rPr>
            </w:pPr>
            <w:r w:rsidRPr="5EAD1E39">
              <w:rPr>
                <w:rFonts w:ascii="Calibri" w:hAnsi="Calibri" w:eastAsia="Calibri" w:cs="Calibri"/>
              </w:rPr>
              <w:t>Thank you.</w:t>
            </w:r>
          </w:p>
          <w:p w:rsidRPr="00AB39CB" w:rsidR="00076B5C" w:rsidP="00F33600" w:rsidRDefault="00076B5C" w14:paraId="3EC6A1E6" w14:textId="77777777">
            <w:pPr>
              <w:spacing w:after="120" w:line="276" w:lineRule="auto"/>
              <w:jc w:val="both"/>
              <w:rPr>
                <w:rFonts w:ascii="Calibri" w:hAnsi="Calibri" w:cs="Calibri"/>
              </w:rPr>
            </w:pPr>
            <w:r w:rsidRPr="5EAD1E39">
              <w:rPr>
                <w:rFonts w:ascii="Calibri" w:hAnsi="Calibri" w:eastAsia="Calibri" w:cs="Calibri"/>
              </w:rPr>
              <w:t>Case Management System</w:t>
            </w:r>
          </w:p>
          <w:p w:rsidRPr="0053782A" w:rsidR="00076B5C" w:rsidP="00F33600" w:rsidRDefault="00076B5C" w14:paraId="653DD523" w14:textId="77777777">
            <w:pPr>
              <w:spacing w:after="120" w:line="276" w:lineRule="auto"/>
              <w:jc w:val="both"/>
            </w:pPr>
            <w:r w:rsidRPr="69A39596">
              <w:rPr>
                <w:rFonts w:ascii="Calibri" w:hAnsi="Calibri" w:eastAsia="Calibri" w:cs="Calibri"/>
                <w:i/>
                <w:iCs/>
              </w:rPr>
              <w:t xml:space="preserve">This is an automated </w:t>
            </w:r>
            <w:r w:rsidRPr="5EAD1E39">
              <w:rPr>
                <w:rFonts w:ascii="Calibri" w:hAnsi="Calibri" w:eastAsia="Calibri" w:cs="Calibri"/>
                <w:i/>
                <w:iCs/>
              </w:rPr>
              <w:t>notification</w:t>
            </w:r>
            <w:r w:rsidRPr="69A39596">
              <w:rPr>
                <w:rFonts w:ascii="Calibri" w:hAnsi="Calibri" w:eastAsia="Calibri" w:cs="Calibri"/>
                <w:i/>
                <w:iCs/>
              </w:rPr>
              <w:t xml:space="preserve"> generated by the system.</w:t>
            </w:r>
          </w:p>
        </w:tc>
      </w:tr>
    </w:tbl>
    <w:p w:rsidRPr="00D04E7C" w:rsidR="00076B5C" w:rsidP="00076B5C" w:rsidRDefault="00076B5C" w14:paraId="2FD86556" w14:textId="77777777"/>
    <w:tbl>
      <w:tblPr>
        <w:tblStyle w:val="TableGrid"/>
        <w:tblW w:w="0" w:type="auto"/>
        <w:tblLook w:val="04A0" w:firstRow="1" w:lastRow="0" w:firstColumn="1" w:lastColumn="0" w:noHBand="0" w:noVBand="1"/>
      </w:tblPr>
      <w:tblGrid>
        <w:gridCol w:w="2405"/>
        <w:gridCol w:w="6611"/>
      </w:tblGrid>
      <w:tr w:rsidR="00286190" w:rsidTr="00F33600" w14:paraId="7180295D" w14:textId="77777777">
        <w:trPr>
          <w:trHeight w:val="300"/>
        </w:trPr>
        <w:tc>
          <w:tcPr>
            <w:tcW w:w="9016" w:type="dxa"/>
            <w:gridSpan w:val="2"/>
            <w:shd w:val="clear" w:color="auto" w:fill="000000" w:themeFill="text1"/>
          </w:tcPr>
          <w:p w:rsidR="00076B5C" w:rsidP="00F33600" w:rsidRDefault="00076B5C" w14:paraId="1BB45DD3" w14:textId="77777777">
            <w:pPr>
              <w:spacing w:line="276" w:lineRule="auto"/>
              <w:jc w:val="both"/>
              <w:rPr>
                <w:rFonts w:ascii="Calibri" w:hAnsi="Calibri" w:eastAsia="Calibri" w:cs="Calibri"/>
                <w:b/>
                <w:bCs/>
                <w:color w:val="FFFFFF" w:themeColor="background1"/>
              </w:rPr>
            </w:pPr>
            <w:r w:rsidRPr="7F7DE6AF">
              <w:rPr>
                <w:rFonts w:ascii="Calibri" w:hAnsi="Calibri" w:eastAsia="Calibri" w:cs="Calibri"/>
                <w:b/>
                <w:bCs/>
                <w:color w:val="FFFFFF" w:themeColor="background1"/>
              </w:rPr>
              <w:t>Teams Reminder Sent to Case Owner</w:t>
            </w:r>
          </w:p>
        </w:tc>
      </w:tr>
      <w:tr w:rsidR="00DD52CA" w:rsidTr="00F33600" w14:paraId="7DB611C4" w14:textId="77777777">
        <w:trPr>
          <w:trHeight w:val="300"/>
        </w:trPr>
        <w:tc>
          <w:tcPr>
            <w:tcW w:w="2405" w:type="dxa"/>
          </w:tcPr>
          <w:p w:rsidR="00076B5C" w:rsidP="00F33600" w:rsidRDefault="00076B5C" w14:paraId="5CBFBA16" w14:textId="77777777">
            <w:pPr>
              <w:spacing w:line="276" w:lineRule="auto"/>
              <w:jc w:val="both"/>
              <w:rPr>
                <w:rFonts w:ascii="Calibri" w:hAnsi="Calibri" w:eastAsia="Calibri" w:cs="Calibri"/>
                <w:b/>
                <w:bCs/>
              </w:rPr>
            </w:pPr>
            <w:r>
              <w:rPr>
                <w:rFonts w:ascii="Calibri" w:hAnsi="Calibri" w:eastAsia="Calibri" w:cs="Calibri"/>
                <w:b/>
                <w:bCs/>
              </w:rPr>
              <w:t>Notification Channel:</w:t>
            </w:r>
          </w:p>
        </w:tc>
        <w:tc>
          <w:tcPr>
            <w:tcW w:w="6611" w:type="dxa"/>
          </w:tcPr>
          <w:p w:rsidRPr="003C756B" w:rsidR="00076B5C" w:rsidP="00F33600" w:rsidRDefault="00076B5C" w14:paraId="4252CE03" w14:textId="77777777">
            <w:pPr>
              <w:spacing w:line="276" w:lineRule="auto"/>
            </w:pPr>
            <w:r>
              <w:rPr>
                <w:rFonts w:hint="eastAsia" w:ascii="Calibri" w:hAnsi="Calibri" w:cs="Calibri"/>
              </w:rPr>
              <w:t>Teams</w:t>
            </w:r>
            <w:r>
              <w:rPr>
                <w:rFonts w:ascii="Calibri" w:hAnsi="Calibri" w:cs="Calibri"/>
              </w:rPr>
              <w:t xml:space="preserve"> Channel</w:t>
            </w:r>
          </w:p>
        </w:tc>
      </w:tr>
      <w:tr w:rsidR="00DD52CA" w:rsidTr="00F33600" w14:paraId="6C3789F7" w14:textId="77777777">
        <w:trPr>
          <w:trHeight w:val="300"/>
        </w:trPr>
        <w:tc>
          <w:tcPr>
            <w:tcW w:w="2405" w:type="dxa"/>
          </w:tcPr>
          <w:p w:rsidRPr="7F7DE6AF" w:rsidR="00076B5C" w:rsidP="00F33600" w:rsidRDefault="00076B5C" w14:paraId="4CD493BF" w14:textId="77777777">
            <w:pPr>
              <w:spacing w:line="276" w:lineRule="auto"/>
              <w:jc w:val="both"/>
              <w:rPr>
                <w:rFonts w:ascii="Calibri" w:hAnsi="Calibri" w:eastAsia="Calibri" w:cs="Calibri"/>
                <w:b/>
                <w:bCs/>
              </w:rPr>
            </w:pPr>
            <w:r w:rsidRPr="7F7DE6AF">
              <w:rPr>
                <w:rFonts w:ascii="Calibri" w:hAnsi="Calibri" w:eastAsia="Calibri" w:cs="Calibri"/>
                <w:b/>
                <w:bCs/>
              </w:rPr>
              <w:t>Message:</w:t>
            </w:r>
            <w:r>
              <w:br/>
            </w:r>
          </w:p>
        </w:tc>
        <w:tc>
          <w:tcPr>
            <w:tcW w:w="6611" w:type="dxa"/>
          </w:tcPr>
          <w:p w:rsidRPr="005B4AC0" w:rsidR="00076B5C" w:rsidP="00F33600" w:rsidRDefault="00076B5C" w14:paraId="1234F6DB" w14:textId="77777777">
            <w:pPr>
              <w:spacing w:after="120" w:line="276" w:lineRule="auto"/>
              <w:rPr>
                <w:rFonts w:ascii="Calibri" w:hAnsi="Calibri" w:eastAsia="Calibri" w:cs="Calibri"/>
                <w:b/>
                <w:bCs/>
              </w:rPr>
            </w:pPr>
            <w:r w:rsidRPr="005B4AC0">
              <w:rPr>
                <w:rFonts w:ascii="Calibri" w:hAnsi="Calibri" w:eastAsia="Calibri" w:cs="Calibri"/>
                <w:b/>
                <w:bCs/>
              </w:rPr>
              <w:t>Case Closed (Reassigned Case)</w:t>
            </w:r>
          </w:p>
          <w:p w:rsidRPr="005B4AC0" w:rsidR="00076B5C" w:rsidP="00F33600" w:rsidRDefault="00076B5C" w14:paraId="14EEFBB0" w14:textId="77777777">
            <w:pPr>
              <w:spacing w:after="120" w:line="276" w:lineRule="auto"/>
              <w:rPr>
                <w:rFonts w:ascii="Calibri" w:hAnsi="Calibri" w:eastAsia="Calibri" w:cs="Calibri"/>
              </w:rPr>
            </w:pPr>
            <w:r w:rsidRPr="005B4AC0">
              <w:rPr>
                <w:rFonts w:ascii="Calibri" w:hAnsi="Calibri" w:eastAsia="Calibri" w:cs="Calibri"/>
              </w:rPr>
              <w:t xml:space="preserve">Case </w:t>
            </w:r>
            <w:r w:rsidRPr="005B4AC0">
              <w:rPr>
                <w:rFonts w:ascii="Calibri" w:hAnsi="Calibri" w:eastAsia="Calibri" w:cs="Calibri"/>
                <w:b/>
                <w:bCs/>
              </w:rPr>
              <w:t>[Case ID],</w:t>
            </w:r>
            <w:r w:rsidRPr="005B4AC0">
              <w:rPr>
                <w:rFonts w:ascii="Calibri" w:hAnsi="Calibri" w:eastAsia="Calibri" w:cs="Calibri"/>
              </w:rPr>
              <w:t xml:space="preserve"> previously assigned by you, has been marked as </w:t>
            </w:r>
            <w:r w:rsidRPr="005B4AC0">
              <w:rPr>
                <w:rFonts w:ascii="Calibri" w:hAnsi="Calibri" w:eastAsia="Calibri" w:cs="Calibri"/>
                <w:b/>
                <w:bCs/>
              </w:rPr>
              <w:t>Resolved</w:t>
            </w:r>
            <w:r w:rsidRPr="005B4AC0">
              <w:rPr>
                <w:rFonts w:ascii="Calibri" w:hAnsi="Calibri" w:eastAsia="Calibri" w:cs="Calibri"/>
              </w:rPr>
              <w:t xml:space="preserve"> by [Current Owner Name].</w:t>
            </w:r>
          </w:p>
          <w:p w:rsidRPr="005B5303" w:rsidR="00076B5C" w:rsidP="00F33600" w:rsidRDefault="00076B5C" w14:paraId="2F3A5765" w14:textId="77777777">
            <w:pPr>
              <w:spacing w:after="120" w:line="276" w:lineRule="auto"/>
              <w:rPr>
                <w:rFonts w:ascii="Calibri" w:hAnsi="Calibri" w:cs="Calibri"/>
              </w:rPr>
            </w:pPr>
            <w:r w:rsidRPr="005B4AC0">
              <w:rPr>
                <w:rFonts w:ascii="Calibri" w:hAnsi="Calibri" w:eastAsia="Calibri" w:cs="Calibri"/>
              </w:rPr>
              <w:t>Patient: [Name]</w:t>
            </w:r>
            <w:r w:rsidRPr="005B4AC0">
              <w:rPr>
                <w:rFonts w:ascii="Calibri" w:hAnsi="Calibri" w:eastAsia="Calibri" w:cs="Calibri"/>
              </w:rPr>
              <w:br/>
            </w:r>
            <w:r w:rsidRPr="005B4AC0">
              <w:rPr>
                <w:rFonts w:ascii="Calibri" w:hAnsi="Calibri" w:eastAsia="Calibri" w:cs="Calibri"/>
              </w:rPr>
              <w:t>Type: [Case Type]</w:t>
            </w:r>
            <w:r w:rsidRPr="005B4AC0">
              <w:rPr>
                <w:rFonts w:ascii="Calibri" w:hAnsi="Calibri" w:eastAsia="Calibri" w:cs="Calibri"/>
              </w:rPr>
              <w:br/>
            </w:r>
            <w:r w:rsidRPr="005B4AC0">
              <w:rPr>
                <w:rFonts w:ascii="Calibri" w:hAnsi="Calibri" w:eastAsia="Calibri" w:cs="Calibri"/>
              </w:rPr>
              <w:t>Category: [Category]</w:t>
            </w:r>
          </w:p>
        </w:tc>
      </w:tr>
    </w:tbl>
    <w:p w:rsidR="00076B5C" w:rsidP="00076B5C" w:rsidRDefault="00076B5C" w14:paraId="29B4C57D" w14:textId="77777777">
      <w:pPr>
        <w:spacing w:after="120" w:line="240" w:lineRule="auto"/>
        <w:jc w:val="both"/>
        <w:rPr>
          <w:rFonts w:ascii="Calibri" w:hAnsi="Calibri" w:cs="Calibri"/>
        </w:rPr>
      </w:pPr>
    </w:p>
    <w:p w:rsidR="00076B5C" w:rsidP="00076B5C" w:rsidRDefault="00076B5C" w14:paraId="17091086" w14:textId="77777777">
      <w:pPr>
        <w:spacing w:after="120" w:line="240" w:lineRule="auto"/>
        <w:jc w:val="both"/>
        <w:rPr>
          <w:rFonts w:ascii="Calibri" w:hAnsi="Calibri" w:cs="Calibri"/>
        </w:rPr>
      </w:pPr>
    </w:p>
    <w:p w:rsidR="00076B5C" w:rsidP="00076B5C" w:rsidRDefault="00076B5C" w14:paraId="51CB9C6D" w14:textId="77777777">
      <w:pPr>
        <w:spacing w:after="120" w:line="240" w:lineRule="auto"/>
        <w:jc w:val="both"/>
        <w:rPr>
          <w:rFonts w:ascii="Calibri" w:hAnsi="Calibri" w:cs="Calibri"/>
        </w:rPr>
      </w:pPr>
    </w:p>
    <w:p w:rsidR="00076B5C" w:rsidP="00076B5C" w:rsidRDefault="00076B5C" w14:paraId="0B3CE0D6" w14:textId="77777777">
      <w:pPr>
        <w:spacing w:after="120" w:line="240" w:lineRule="auto"/>
        <w:jc w:val="both"/>
        <w:rPr>
          <w:rFonts w:ascii="Calibri" w:hAnsi="Calibri" w:cs="Calibri"/>
        </w:rPr>
      </w:pPr>
    </w:p>
    <w:p w:rsidR="00076B5C" w:rsidP="00076B5C" w:rsidRDefault="00076B5C" w14:paraId="398A200C" w14:textId="77777777">
      <w:pPr>
        <w:rPr>
          <w:rFonts w:ascii="Calibri" w:hAnsi="Calibri" w:cs="Calibri" w:eastAsiaTheme="majorEastAsia"/>
          <w:color w:val="0F4761" w:themeColor="accent1" w:themeShade="BF"/>
          <w:sz w:val="40"/>
          <w:szCs w:val="40"/>
        </w:rPr>
      </w:pPr>
      <w:r>
        <w:rPr>
          <w:rFonts w:ascii="Calibri" w:hAnsi="Calibri" w:cs="Calibri"/>
        </w:rPr>
        <w:br w:type="page"/>
      </w:r>
    </w:p>
    <w:p w:rsidR="00CD0988" w:rsidP="00CD0988" w:rsidRDefault="00CD0988" w14:paraId="2B019AE1" w14:textId="2584AB6F">
      <w:pPr>
        <w:pStyle w:val="Heading1"/>
        <w:spacing w:before="0" w:after="120" w:line="240" w:lineRule="auto"/>
        <w:jc w:val="both"/>
        <w:rPr>
          <w:rFonts w:ascii="Calibri" w:hAnsi="Calibri" w:cs="Calibri"/>
        </w:rPr>
      </w:pPr>
      <w:r>
        <w:rPr>
          <w:rFonts w:ascii="Calibri" w:hAnsi="Calibri" w:cs="Calibri"/>
        </w:rPr>
        <w:t>Project Plan</w:t>
      </w:r>
      <w:bookmarkEnd w:id="165"/>
    </w:p>
    <w:p w:rsidRPr="002A6B2D" w:rsidR="00213233" w:rsidP="00213233" w:rsidRDefault="002F03B5" w14:paraId="1A44F417" w14:textId="702281D3">
      <w:pPr>
        <w:rPr>
          <w:rFonts w:ascii="Calibri" w:hAnsi="Calibri" w:cs="Calibri"/>
        </w:rPr>
      </w:pPr>
      <w:r w:rsidRPr="002A6B2D">
        <w:rPr>
          <w:rFonts w:ascii="Calibri" w:hAnsi="Calibri" w:cs="Calibri"/>
        </w:rPr>
        <w:t>Indicative project timeline</w:t>
      </w:r>
      <w:r w:rsidRPr="002A6B2D" w:rsidR="002A39F3">
        <w:rPr>
          <w:rFonts w:ascii="Calibri" w:hAnsi="Calibri" w:cs="Calibri"/>
        </w:rPr>
        <w:t xml:space="preserve"> as of </w:t>
      </w:r>
      <w:r w:rsidRPr="002A6B2D" w:rsidR="00E619B1">
        <w:rPr>
          <w:rFonts w:ascii="Calibri" w:hAnsi="Calibri" w:cs="Calibri"/>
        </w:rPr>
        <w:t>20 Feb 2026</w:t>
      </w:r>
      <w:r w:rsidR="002A6B2D">
        <w:rPr>
          <w:rFonts w:ascii="Calibri" w:hAnsi="Calibri" w:cs="Calibri"/>
        </w:rPr>
        <w:t>:</w:t>
      </w:r>
    </w:p>
    <w:p w:rsidR="00644F9F" w:rsidP="00213233" w:rsidRDefault="00644F9F" w14:paraId="79B082C8" w14:textId="0D462526">
      <w:pPr>
        <w:rPr>
          <w:rFonts w:ascii="Calibri" w:hAnsi="Calibri" w:cs="Calibri"/>
        </w:rPr>
      </w:pPr>
      <w:r w:rsidRPr="00644F9F">
        <w:rPr>
          <w:rFonts w:ascii="Calibri" w:hAnsi="Calibri" w:cs="Calibri"/>
          <w:noProof/>
        </w:rPr>
        <w:drawing>
          <wp:inline distT="0" distB="0" distL="0" distR="0" wp14:anchorId="570BDC20" wp14:editId="58980835">
            <wp:extent cx="5730454" cy="3228710"/>
            <wp:effectExtent l="0" t="0" r="0" b="0"/>
            <wp:docPr id="91657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78609" name=""/>
                    <pic:cNvPicPr/>
                  </pic:nvPicPr>
                  <pic:blipFill rotWithShape="1">
                    <a:blip r:embed="rId27"/>
                    <a:srcRect t="4848" b="4999"/>
                    <a:stretch>
                      <a:fillRect/>
                    </a:stretch>
                  </pic:blipFill>
                  <pic:spPr bwMode="auto">
                    <a:xfrm>
                      <a:off x="0" y="0"/>
                      <a:ext cx="5731510" cy="3229305"/>
                    </a:xfrm>
                    <a:prstGeom prst="rect">
                      <a:avLst/>
                    </a:prstGeom>
                    <a:ln>
                      <a:noFill/>
                    </a:ln>
                    <a:extLst>
                      <a:ext uri="{53640926-AAD7-44D8-BBD7-CCE9431645EC}">
                        <a14:shadowObscured xmlns:a14="http://schemas.microsoft.com/office/drawing/2010/main"/>
                      </a:ext>
                    </a:extLst>
                  </pic:spPr>
                </pic:pic>
              </a:graphicData>
            </a:graphic>
          </wp:inline>
        </w:drawing>
      </w:r>
    </w:p>
    <w:p w:rsidRPr="002A6B2D" w:rsidR="0074644F" w:rsidP="00213233" w:rsidRDefault="0074644F" w14:paraId="1638B2CE" w14:textId="0D5ECE7B">
      <w:pPr>
        <w:rPr>
          <w:rFonts w:ascii="Calibri" w:hAnsi="Calibri" w:cs="Calibri"/>
        </w:rPr>
      </w:pPr>
      <w:r w:rsidRPr="0074644F">
        <w:rPr>
          <w:rFonts w:ascii="Calibri" w:hAnsi="Calibri" w:cs="Calibri"/>
          <w:noProof/>
        </w:rPr>
        <w:drawing>
          <wp:inline distT="0" distB="0" distL="0" distR="0" wp14:anchorId="0923EF52" wp14:editId="66E17F24">
            <wp:extent cx="5730889" cy="3240912"/>
            <wp:effectExtent l="0" t="0" r="0" b="0"/>
            <wp:docPr id="201845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52989" name=""/>
                    <pic:cNvPicPr/>
                  </pic:nvPicPr>
                  <pic:blipFill rotWithShape="1">
                    <a:blip r:embed="rId28"/>
                    <a:srcRect t="4847" b="4666"/>
                    <a:stretch>
                      <a:fillRect/>
                    </a:stretch>
                  </pic:blipFill>
                  <pic:spPr bwMode="auto">
                    <a:xfrm>
                      <a:off x="0" y="0"/>
                      <a:ext cx="5731510" cy="3241263"/>
                    </a:xfrm>
                    <a:prstGeom prst="rect">
                      <a:avLst/>
                    </a:prstGeom>
                    <a:ln>
                      <a:noFill/>
                    </a:ln>
                    <a:extLst>
                      <a:ext uri="{53640926-AAD7-44D8-BBD7-CCE9431645EC}">
                        <a14:shadowObscured xmlns:a14="http://schemas.microsoft.com/office/drawing/2010/main"/>
                      </a:ext>
                    </a:extLst>
                  </pic:spPr>
                </pic:pic>
              </a:graphicData>
            </a:graphic>
          </wp:inline>
        </w:drawing>
      </w:r>
    </w:p>
    <w:p w:rsidRPr="002A6B2D" w:rsidR="002A6B2D" w:rsidP="002A6B2D" w:rsidRDefault="002A6B2D" w14:paraId="169B6075" w14:textId="77777777">
      <w:pPr>
        <w:rPr>
          <w:rFonts w:ascii="Calibri" w:hAnsi="Calibri" w:cs="Calibri"/>
        </w:rPr>
      </w:pPr>
      <w:r w:rsidRPr="002A6B2D">
        <w:rPr>
          <w:rFonts w:ascii="Calibri" w:hAnsi="Calibri" w:cs="Calibri"/>
        </w:rPr>
        <w:t xml:space="preserve">The project is currently in the Discovery and Requirement Clarification phase, focusing on finalising requirements and validating solutions. Key Phase 1 items are being clarified and translated into user stories, alongside an initial Outlook Sidebar POC. </w:t>
      </w:r>
      <w:commentRangeStart w:id="169"/>
      <w:commentRangeStart w:id="170"/>
      <w:commentRangeStart w:id="171"/>
      <w:r w:rsidRPr="002A6B2D">
        <w:rPr>
          <w:rFonts w:ascii="Calibri" w:hAnsi="Calibri" w:cs="Calibri"/>
        </w:rPr>
        <w:t>Progress in mid</w:t>
      </w:r>
      <w:r w:rsidRPr="002A6B2D">
        <w:rPr>
          <w:rFonts w:ascii="Cambria Math" w:hAnsi="Cambria Math" w:cs="Cambria Math"/>
        </w:rPr>
        <w:t>‑</w:t>
      </w:r>
      <w:r w:rsidRPr="002A6B2D">
        <w:rPr>
          <w:rFonts w:ascii="Calibri" w:hAnsi="Calibri" w:cs="Calibri"/>
        </w:rPr>
        <w:t>February was impacted by CNY public holidays in Singapore and Indonesia, which has been factored into the timeline.</w:t>
      </w:r>
    </w:p>
    <w:p w:rsidRPr="002A6B2D" w:rsidR="00A96C1D" w:rsidP="002A6B2D" w:rsidRDefault="00B9316A" w14:paraId="4E68CC26" w14:textId="53658715">
      <w:pPr>
        <w:rPr>
          <w:rFonts w:ascii="Calibri" w:hAnsi="Calibri" w:cs="Calibri"/>
        </w:rPr>
      </w:pPr>
      <w:commentRangeEnd w:id="169"/>
      <w:r w:rsidRPr="002A6B2D">
        <w:rPr>
          <w:rStyle w:val="CommentReference"/>
          <w:rFonts w:ascii="Calibri" w:hAnsi="Calibri" w:cs="Calibri"/>
          <w:sz w:val="24"/>
          <w:szCs w:val="24"/>
        </w:rPr>
        <w:commentReference w:id="169"/>
      </w:r>
      <w:commentRangeEnd w:id="170"/>
      <w:r>
        <w:rPr>
          <w:rStyle w:val="CommentReference"/>
        </w:rPr>
        <w:commentReference w:id="170"/>
      </w:r>
      <w:commentRangeEnd w:id="171"/>
      <w:r>
        <w:rPr>
          <w:rStyle w:val="CommentReference"/>
        </w:rPr>
        <w:commentReference w:id="171"/>
      </w:r>
    </w:p>
    <w:sectPr w:rsidRPr="002A6B2D" w:rsidR="00A96C1D">
      <w:headerReference w:type="default" r:id="rId29"/>
      <w:footerReference w:type="default" r:id="rId30"/>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KC" w:author="Kuok Kim Chern" w:date="2026-02-23T13:01:00Z" w:id="15">
    <w:p w:rsidR="00E2021B" w:rsidP="00E2021B" w:rsidRDefault="00E2021B" w14:paraId="08A86677" w14:textId="77777777">
      <w:r>
        <w:rPr>
          <w:rStyle w:val="CommentReference"/>
        </w:rPr>
        <w:annotationRef/>
      </w:r>
      <w:r>
        <w:rPr>
          <w:sz w:val="20"/>
          <w:szCs w:val="20"/>
        </w:rPr>
        <w:t>should also include the integration middleware, codename Bridgette</w:t>
      </w:r>
    </w:p>
  </w:comment>
  <w:comment w:initials="HL" w:author="Haixia Liang" w:date="2026-02-27T20:47:00Z" w:id="16">
    <w:p w:rsidR="00F223EB" w:rsidP="00F223EB" w:rsidRDefault="00F223EB" w14:paraId="2E1F01C2" w14:textId="7F0FB064">
      <w:pPr>
        <w:pStyle w:val="CommentText"/>
      </w:pPr>
      <w:r>
        <w:rPr>
          <w:rStyle w:val="CommentReference"/>
        </w:rPr>
        <w:annotationRef/>
      </w:r>
      <w:r>
        <w:fldChar w:fldCharType="begin"/>
      </w:r>
      <w:r>
        <w:instrText>HYPERLINK "mailto:limin@deeeplabs.com"</w:instrText>
      </w:r>
      <w:bookmarkStart w:name="_@_9F8F80410DB84667BB9BD6E1247E297EZ" w:id="18"/>
      <w:r>
        <w:fldChar w:fldCharType="separate"/>
      </w:r>
      <w:bookmarkEnd w:id="18"/>
      <w:r w:rsidRPr="00F223EB">
        <w:rPr>
          <w:rStyle w:val="Mention"/>
          <w:noProof/>
        </w:rPr>
        <w:t>@Limin</w:t>
      </w:r>
      <w:r>
        <w:fldChar w:fldCharType="end"/>
      </w:r>
      <w:r>
        <w:t xml:space="preserve"> Please advice where will  we use Bridgette. </w:t>
      </w:r>
    </w:p>
  </w:comment>
  <w:comment w:initials="HP" w:author="Hadi Perdana" w:date="2026-03-02T16:04:00Z" w:id="17">
    <w:p w:rsidR="00B30341" w:rsidP="00B30341" w:rsidRDefault="00A67FDF" w14:paraId="21B3394A" w14:textId="77777777">
      <w:r>
        <w:rPr>
          <w:rStyle w:val="CommentReference"/>
        </w:rPr>
        <w:annotationRef/>
      </w:r>
      <w:r w:rsidR="00B30341">
        <w:rPr>
          <w:sz w:val="20"/>
          <w:szCs w:val="20"/>
        </w:rPr>
        <w:t>The proposed solution focuses on Microsoft Dynamics 365 and Power Automate only. No AI components are used as part of the solution.</w:t>
      </w:r>
    </w:p>
    <w:p w:rsidR="00B30341" w:rsidP="00B30341" w:rsidRDefault="00B30341" w14:paraId="73A988CC" w14:textId="77777777"/>
    <w:p w:rsidR="00B30341" w:rsidP="00B30341" w:rsidRDefault="00B30341" w14:paraId="6B4AEC36" w14:textId="77777777">
      <w:r>
        <w:rPr>
          <w:sz w:val="20"/>
          <w:szCs w:val="20"/>
        </w:rPr>
        <w:t>The existing TMPL Middleware (also referred to as Bridgette) remains unchanged and is outside the scope of this implementation. While data may continue to flow from the middleware into D365 via existing integration paths, no development, enhancement, or modification of the middleware is included.</w:t>
      </w:r>
    </w:p>
  </w:comment>
  <w:comment w:initials="KKC" w:author="Kuok Kim Chern" w:date="2026-02-23T13:02:00Z" w:id="26">
    <w:p w:rsidR="00973DFE" w:rsidP="00973DFE" w:rsidRDefault="00973DFE" w14:paraId="03DB16E9" w14:textId="6D33C586">
      <w:r>
        <w:rPr>
          <w:rStyle w:val="CommentReference"/>
        </w:rPr>
        <w:annotationRef/>
      </w:r>
      <w:r>
        <w:rPr>
          <w:sz w:val="20"/>
          <w:szCs w:val="20"/>
        </w:rPr>
        <w:t>should broadly describe the current flow for SME and non-SME</w:t>
      </w:r>
    </w:p>
  </w:comment>
  <w:comment w:initials="HL" w:author="Haixia Liang" w:date="2026-02-27T20:47:00Z" w:id="27">
    <w:p w:rsidR="00F223EB" w:rsidP="00F223EB" w:rsidRDefault="00F223EB" w14:paraId="7C22B6FA" w14:textId="77777777">
      <w:pPr>
        <w:pStyle w:val="CommentText"/>
      </w:pPr>
      <w:r>
        <w:rPr>
          <w:rStyle w:val="CommentReference"/>
        </w:rPr>
        <w:annotationRef/>
      </w:r>
      <w:r>
        <w:t>Updated in section 2.1 and 2.2</w:t>
      </w:r>
    </w:p>
  </w:comment>
  <w:comment w:initials="KK" w:author="Kuok Kim Chern" w:date="2026-03-28T11:28:00Z" w:id="28">
    <w:p w:rsidR="003D4385" w:rsidP="003D4385" w:rsidRDefault="003D4385" w14:paraId="0F06DDA8" w14:textId="77777777">
      <w:pPr>
        <w:pStyle w:val="CommentText"/>
      </w:pPr>
      <w:r>
        <w:rPr>
          <w:rStyle w:val="CommentReference"/>
        </w:rPr>
        <w:annotationRef/>
      </w:r>
      <w:r>
        <w:t>This is clear. Thank you</w:t>
      </w:r>
    </w:p>
  </w:comment>
  <w:comment w:initials="HL" w:author="Haixia Liang" w:date="2026-03-13T10:13:00Z" w:id="30">
    <w:p w:rsidR="00F3627B" w:rsidRDefault="00A34AE3" w14:paraId="5AA1587C" w14:textId="30F96B69">
      <w:pPr>
        <w:pStyle w:val="CommentText"/>
      </w:pPr>
      <w:r>
        <w:rPr>
          <w:rStyle w:val="CommentReference"/>
        </w:rPr>
        <w:annotationRef/>
      </w:r>
      <w:r w:rsidRPr="1E78E3F4">
        <w:t>Update made on 12 March:</w:t>
      </w:r>
    </w:p>
    <w:p w:rsidR="00F3627B" w:rsidRDefault="00A34AE3" w14:paraId="051888D0" w14:textId="23A731A2">
      <w:pPr>
        <w:pStyle w:val="CommentText"/>
      </w:pPr>
      <w:r w:rsidRPr="056BD4DE">
        <w:t xml:space="preserve">Updated the current workflow. </w:t>
      </w:r>
    </w:p>
  </w:comment>
  <w:comment w:initials="KKC" w:author="Kuok Kim Chern" w:date="2026-03-18T10:01:00Z" w:id="31">
    <w:p w:rsidR="00830813" w:rsidP="00830813" w:rsidRDefault="00830813" w14:paraId="724367A1" w14:textId="77777777">
      <w:r>
        <w:rPr>
          <w:rStyle w:val="CommentReference"/>
        </w:rPr>
        <w:annotationRef/>
      </w:r>
      <w:r>
        <w:rPr>
          <w:sz w:val="20"/>
          <w:szCs w:val="20"/>
        </w:rPr>
        <w:t>- change Closed &gt; Resolved.</w:t>
      </w:r>
    </w:p>
    <w:p w:rsidR="00830813" w:rsidP="00830813" w:rsidRDefault="00830813" w14:paraId="74A41FEC" w14:textId="77777777">
      <w:r>
        <w:rPr>
          <w:sz w:val="20"/>
          <w:szCs w:val="20"/>
        </w:rPr>
        <w:t>- the flow should distinguish SME (no seats) and Agents (got seats).</w:t>
      </w:r>
    </w:p>
  </w:comment>
  <w:comment w:initials="HL" w:author="Haixia Liang" w:date="2026-03-25T10:39:00Z" w:id="32">
    <w:p w:rsidR="00B752BC" w:rsidRDefault="00B752BC" w14:paraId="3A341DB0" w14:textId="5ECBF551">
      <w:pPr>
        <w:pStyle w:val="CommentText"/>
      </w:pPr>
      <w:r>
        <w:rPr>
          <w:rStyle w:val="CommentReference"/>
        </w:rPr>
        <w:annotationRef/>
      </w:r>
      <w:r w:rsidRPr="6AE719C0">
        <w:t>updated the flow, differentiated with different colour box. refer to the legend on the diagram</w:t>
      </w:r>
    </w:p>
  </w:comment>
  <w:comment w:initials="KKC" w:author="Kuok Kim Chern" w:date="2026-02-23T13:07:00Z" w:id="33">
    <w:p w:rsidR="007554E5" w:rsidP="007554E5" w:rsidRDefault="007554E5" w14:paraId="08E6AD57" w14:textId="20415EF8">
      <w:r>
        <w:rPr>
          <w:rStyle w:val="CommentReference"/>
        </w:rPr>
        <w:annotationRef/>
      </w:r>
      <w:r>
        <w:rPr>
          <w:sz w:val="20"/>
          <w:szCs w:val="20"/>
        </w:rPr>
        <w:t>my earlier comment on the business process flow can go in here. perhaps a process flow will be helpful?</w:t>
      </w:r>
    </w:p>
  </w:comment>
  <w:comment w:initials="HL" w:author="Haixia Liang" w:date="2026-02-27T20:48:00Z" w:id="34">
    <w:p w:rsidR="00FA2000" w:rsidP="00FA2000" w:rsidRDefault="00FA2000" w14:paraId="5E6C1E29" w14:textId="77777777">
      <w:pPr>
        <w:pStyle w:val="CommentText"/>
      </w:pPr>
      <w:r>
        <w:rPr>
          <w:rStyle w:val="CommentReference"/>
        </w:rPr>
        <w:annotationRef/>
      </w:r>
      <w:r>
        <w:t>Updated. Reformat the doc structure to combine the as it flow and the background together</w:t>
      </w:r>
    </w:p>
  </w:comment>
  <w:comment w:initials="KKC" w:author="Kuok Kim Chern" w:date="2026-02-23T13:07:00Z" w:id="35">
    <w:p w:rsidR="007554E5" w:rsidP="007554E5" w:rsidRDefault="007554E5" w14:paraId="14949CAE" w14:textId="7083A12C">
      <w:r>
        <w:rPr>
          <w:rStyle w:val="CommentReference"/>
        </w:rPr>
        <w:annotationRef/>
      </w:r>
      <w:r>
        <w:rPr>
          <w:sz w:val="20"/>
          <w:szCs w:val="20"/>
        </w:rPr>
        <w:t>how is the case then closed?</w:t>
      </w:r>
    </w:p>
  </w:comment>
  <w:comment w:initials="HL" w:author="Haixia Liang" w:date="2026-02-27T20:49:00Z" w:id="36">
    <w:p w:rsidR="002C09D0" w:rsidP="002C09D0" w:rsidRDefault="002C09D0" w14:paraId="33DF5EC0" w14:textId="77777777">
      <w:pPr>
        <w:pStyle w:val="CommentText"/>
      </w:pPr>
      <w:r>
        <w:rPr>
          <w:rStyle w:val="CommentReference"/>
        </w:rPr>
        <w:annotationRef/>
      </w:r>
      <w:r>
        <w:t>The agent will decide when the resolution is confirmed. The power automate will only check whether agent replied before day 3 or 7.</w:t>
      </w:r>
    </w:p>
  </w:comment>
  <w:comment w:initials="KKC" w:author="Kuok Kim Chern" w:date="2026-02-23T13:04:00Z" w:id="40">
    <w:p w:rsidR="00C120BC" w:rsidP="00C120BC" w:rsidRDefault="00C120BC" w14:paraId="0213B868" w14:textId="50B87170">
      <w:r>
        <w:rPr>
          <w:rStyle w:val="CommentReference"/>
        </w:rPr>
        <w:annotationRef/>
      </w:r>
      <w:r>
        <w:rPr>
          <w:sz w:val="20"/>
          <w:szCs w:val="20"/>
        </w:rPr>
        <w:t>points mentioned needs to be clearer. Currently they are in note form. e.g. inconsistent case closure =&gt; How do you mean?</w:t>
      </w:r>
    </w:p>
    <w:p w:rsidR="00C120BC" w:rsidP="00C120BC" w:rsidRDefault="00C120BC" w14:paraId="49963137" w14:textId="77777777"/>
    <w:p w:rsidR="00C120BC" w:rsidP="00C120BC" w:rsidRDefault="00C120BC" w14:paraId="21EAF71B" w14:textId="77777777">
      <w:r>
        <w:rPr>
          <w:sz w:val="20"/>
          <w:szCs w:val="20"/>
        </w:rPr>
        <w:t>increase risked of missed or delayed f/u =&gt;How does this happen?</w:t>
      </w:r>
    </w:p>
    <w:p w:rsidR="00C120BC" w:rsidP="00C120BC" w:rsidRDefault="00C120BC" w14:paraId="4E169568" w14:textId="77777777"/>
    <w:p w:rsidR="00C120BC" w:rsidP="00C120BC" w:rsidRDefault="00C120BC" w14:paraId="005D89E1" w14:textId="77777777">
      <w:r>
        <w:rPr>
          <w:sz w:val="20"/>
          <w:szCs w:val="20"/>
        </w:rPr>
        <w:t>No real-time monitoring =&gt; What is missing?</w:t>
      </w:r>
    </w:p>
  </w:comment>
  <w:comment w:initials="HL" w:author="Haixia Liang" w:date="2026-02-27T20:49:00Z" w:id="41">
    <w:p w:rsidR="002C09D0" w:rsidP="002C09D0" w:rsidRDefault="002C09D0" w14:paraId="0DC1A051" w14:textId="77777777">
      <w:pPr>
        <w:pStyle w:val="CommentText"/>
      </w:pPr>
      <w:r>
        <w:rPr>
          <w:rStyle w:val="CommentReference"/>
        </w:rPr>
        <w:annotationRef/>
      </w:r>
      <w:r>
        <w:t>Updated. Elaborated.</w:t>
      </w:r>
    </w:p>
  </w:comment>
  <w:comment w:initials="KKC" w:author="Kuok Kim Chern" w:date="2026-03-18T10:03:00Z" w:id="42">
    <w:p w:rsidR="003F2ECF" w:rsidP="003F2ECF" w:rsidRDefault="003F2ECF" w14:paraId="6B101530" w14:textId="77777777">
      <w:r>
        <w:rPr>
          <w:rStyle w:val="CommentReference"/>
        </w:rPr>
        <w:annotationRef/>
      </w:r>
      <w:r>
        <w:rPr>
          <w:sz w:val="20"/>
          <w:szCs w:val="20"/>
        </w:rPr>
        <w:t>Thanks. this is clear.</w:t>
      </w:r>
    </w:p>
  </w:comment>
  <w:comment w:initials="KKC" w:author="Kuok Kim Chern" w:date="2026-02-23T13:05:00Z" w:id="45">
    <w:p w:rsidR="00C120BC" w:rsidP="00C120BC" w:rsidRDefault="00C120BC" w14:paraId="78230FC2" w14:textId="23167F67">
      <w:r>
        <w:rPr>
          <w:rStyle w:val="CommentReference"/>
        </w:rPr>
        <w:annotationRef/>
      </w:r>
      <w:r>
        <w:rPr>
          <w:sz w:val="20"/>
          <w:szCs w:val="20"/>
        </w:rPr>
        <w:t>Middleware as above</w:t>
      </w:r>
    </w:p>
  </w:comment>
  <w:comment w:initials="HL" w:author="Haixia Liang" w:date="2026-02-27T20:51:00Z" w:id="46">
    <w:p w:rsidR="00FD088D" w:rsidP="00FD088D" w:rsidRDefault="00FD088D" w14:paraId="3CE29658" w14:textId="5757C87B">
      <w:pPr>
        <w:pStyle w:val="CommentText"/>
      </w:pPr>
      <w:r>
        <w:rPr>
          <w:rStyle w:val="CommentReference"/>
        </w:rPr>
        <w:annotationRef/>
      </w:r>
      <w:r>
        <w:t xml:space="preserve">Added Bridgette. </w:t>
      </w:r>
      <w:r>
        <w:br/>
      </w:r>
      <w:r>
        <w:fldChar w:fldCharType="begin"/>
      </w:r>
      <w:r>
        <w:instrText>HYPERLINK "mailto:limin@deeeplabs.com"</w:instrText>
      </w:r>
      <w:bookmarkStart w:name="_@_AF92E34F18E24D1C989E58CC7AF78917Z" w:id="50"/>
      <w:r>
        <w:fldChar w:fldCharType="separate"/>
      </w:r>
      <w:bookmarkEnd w:id="50"/>
      <w:r w:rsidRPr="00FD088D">
        <w:rPr>
          <w:rStyle w:val="Mention"/>
          <w:noProof/>
        </w:rPr>
        <w:t>@Limin</w:t>
      </w:r>
      <w:r>
        <w:fldChar w:fldCharType="end"/>
      </w:r>
      <w:r>
        <w:t xml:space="preserve">  </w:t>
      </w:r>
      <w:r>
        <w:fldChar w:fldCharType="begin"/>
      </w:r>
      <w:r>
        <w:instrText>HYPERLINK "mailto:rahim.meer@deeeplabs.com"</w:instrText>
      </w:r>
      <w:bookmarkStart w:name="_@_E2744405C08746738B00CD717FD812FAZ" w:id="51"/>
      <w:r>
        <w:fldChar w:fldCharType="separate"/>
      </w:r>
      <w:bookmarkEnd w:id="51"/>
      <w:r w:rsidRPr="00FD088D">
        <w:rPr>
          <w:rStyle w:val="Mention"/>
          <w:noProof/>
        </w:rPr>
        <w:t>@Rahim Meer (Deeeplabs Pte. Ltd.)</w:t>
      </w:r>
      <w:r>
        <w:fldChar w:fldCharType="end"/>
      </w:r>
      <w:r>
        <w:t xml:space="preserve"> Please advice where can we  use Bridgette in the proposed solution. </w:t>
      </w:r>
    </w:p>
  </w:comment>
  <w:comment w:initials="HP" w:author="Hadi Perdana" w:date="2026-03-02T16:49:00Z" w:id="47">
    <w:p w:rsidR="0090638D" w:rsidP="0090638D" w:rsidRDefault="00286EA0" w14:paraId="75B75AE3" w14:textId="613C9654">
      <w:r>
        <w:rPr>
          <w:rStyle w:val="CommentReference"/>
        </w:rPr>
        <w:annotationRef/>
      </w:r>
      <w:r w:rsidR="0090638D">
        <w:rPr>
          <w:sz w:val="20"/>
          <w:szCs w:val="20"/>
        </w:rPr>
        <w:t>The proposed solution focuses on Microsoft Dynamics 365 and Power Automate only. No AI components are used as part of the solution.</w:t>
      </w:r>
    </w:p>
    <w:p w:rsidR="0090638D" w:rsidP="0090638D" w:rsidRDefault="0090638D" w14:paraId="1626B146" w14:textId="77777777"/>
    <w:p w:rsidR="0090638D" w:rsidP="0090638D" w:rsidRDefault="0090638D" w14:paraId="4C20224C" w14:textId="77777777">
      <w:r>
        <w:rPr>
          <w:sz w:val="20"/>
          <w:szCs w:val="20"/>
        </w:rPr>
        <w:t>The existing TMPL Middleware (also referred to as Bridgette) remains unchanged and is outside the scope of this implementation. While data may continue to flow from the middleware into D365 via existing integration paths, no development, enhancement, or modification of the middleware is included.</w:t>
      </w:r>
    </w:p>
  </w:comment>
  <w:comment w:initials="KKC" w:author="Kuok Kim Chern" w:date="2026-03-18T10:04:00Z" w:id="48">
    <w:p w:rsidR="00C15F73" w:rsidP="00C15F73" w:rsidRDefault="00C15F73" w14:paraId="033044A8" w14:textId="77777777">
      <w:r>
        <w:rPr>
          <w:rStyle w:val="CommentReference"/>
        </w:rPr>
        <w:annotationRef/>
      </w:r>
      <w:r>
        <w:rPr>
          <w:sz w:val="20"/>
          <w:szCs w:val="20"/>
        </w:rPr>
        <w:t>I have amended the wording. please update as per the above. thanks!</w:t>
      </w:r>
    </w:p>
  </w:comment>
  <w:comment w:initials="HL" w:author="Haixia Liang" w:date="2026-03-23T21:05:00Z" w:id="49">
    <w:p w:rsidR="00EA0A88" w:rsidRDefault="00EA0A88" w14:paraId="76E9F0F7" w14:textId="0C750AD1">
      <w:pPr>
        <w:pStyle w:val="CommentText"/>
      </w:pPr>
      <w:r>
        <w:rPr>
          <w:rStyle w:val="CommentReference"/>
        </w:rPr>
        <w:annotationRef/>
      </w:r>
      <w:r w:rsidRPr="2C1EEAFE">
        <w:t>updated</w:t>
      </w:r>
    </w:p>
  </w:comment>
  <w:comment w:initials="HL" w:author="Haixia Liang" w:date="2026-03-13T10:14:00Z" w:id="57">
    <w:p w:rsidR="00F3627B" w:rsidRDefault="00A34AE3" w14:paraId="7D748470" w14:textId="25FF0D2F">
      <w:pPr>
        <w:pStyle w:val="CommentText"/>
      </w:pPr>
      <w:r>
        <w:rPr>
          <w:rStyle w:val="CommentReference"/>
        </w:rPr>
        <w:annotationRef/>
      </w:r>
      <w:r w:rsidRPr="74EE78A6">
        <w:t>Update made on 12 March:</w:t>
      </w:r>
    </w:p>
    <w:p w:rsidR="00F3627B" w:rsidRDefault="00A34AE3" w14:paraId="76491592" w14:textId="49FDDE53">
      <w:pPr>
        <w:pStyle w:val="CommentText"/>
      </w:pPr>
      <w:r w:rsidRPr="616C5A05">
        <w:t>Updated the TO BE flow</w:t>
      </w:r>
    </w:p>
  </w:comment>
  <w:comment w:initials="KKC" w:author="Kuok Kim Chern" w:date="2026-03-18T10:05:00Z" w:id="58">
    <w:p w:rsidR="00795D21" w:rsidP="00795D21" w:rsidRDefault="00795D21" w14:paraId="41E945F6" w14:textId="77777777">
      <w:r>
        <w:rPr>
          <w:rStyle w:val="CommentReference"/>
        </w:rPr>
        <w:annotationRef/>
      </w:r>
      <w:r>
        <w:rPr>
          <w:sz w:val="20"/>
          <w:szCs w:val="20"/>
        </w:rPr>
        <w:t>include user action to tick email that requires follow-up tracking.</w:t>
      </w:r>
    </w:p>
  </w:comment>
  <w:comment w:initials="KC" w:author="Kuok Kim Chern" w:date="2026-02-23T05:07:00Z" w:id="60">
    <w:p w:rsidR="00EA0A88" w:rsidRDefault="00EA0A88" w14:paraId="172E4D3C" w14:textId="7CB0612F">
      <w:pPr>
        <w:pStyle w:val="CommentText"/>
      </w:pPr>
      <w:r>
        <w:rPr>
          <w:rStyle w:val="CommentReference"/>
        </w:rPr>
        <w:annotationRef/>
      </w:r>
      <w:r w:rsidRPr="3955B362">
        <w:t>how is the case then closed?</w:t>
      </w:r>
    </w:p>
  </w:comment>
  <w:comment w:initials="HL" w:author="Haixia Liang" w:date="2026-02-27T12:49:00Z" w:id="61">
    <w:p w:rsidR="00EA0A88" w:rsidRDefault="00EA0A88" w14:paraId="12F9FCCA" w14:textId="4734B7A0">
      <w:pPr>
        <w:pStyle w:val="CommentText"/>
      </w:pPr>
      <w:r>
        <w:rPr>
          <w:rStyle w:val="CommentReference"/>
        </w:rPr>
        <w:annotationRef/>
      </w:r>
      <w:r w:rsidRPr="66E79957">
        <w:t>The agent will decide when the resolution is confirmed. The power automate will only check whether agent replied before day 3 or 7.</w:t>
      </w:r>
    </w:p>
  </w:comment>
  <w:comment w:initials="KKC" w:author="Kuok Kim Chern" w:date="2026-02-23T13:16:00Z" w:id="69">
    <w:p w:rsidR="00B47ECF" w:rsidP="00B47ECF" w:rsidRDefault="00B47ECF" w14:paraId="214D2D2F" w14:textId="7299496F">
      <w:r>
        <w:rPr>
          <w:rStyle w:val="CommentReference"/>
        </w:rPr>
        <w:annotationRef/>
      </w:r>
      <w:r>
        <w:rPr>
          <w:sz w:val="20"/>
          <w:szCs w:val="20"/>
        </w:rPr>
        <w:t>What are the limitations compared in our current design?</w:t>
      </w:r>
    </w:p>
    <w:p w:rsidR="00B47ECF" w:rsidP="00B47ECF" w:rsidRDefault="00B47ECF" w14:paraId="28CB2291" w14:textId="77777777"/>
    <w:p w:rsidR="00B47ECF" w:rsidP="00B47ECF" w:rsidRDefault="00B47ECF" w14:paraId="13F9DAE3" w14:textId="77777777">
      <w:r>
        <w:rPr>
          <w:sz w:val="20"/>
          <w:szCs w:val="20"/>
        </w:rPr>
        <w:t>e.g. case view, we have these info, what cant it show that makes it "lacking in overall status tracking".</w:t>
      </w:r>
    </w:p>
    <w:p w:rsidR="00B47ECF" w:rsidP="00B47ECF" w:rsidRDefault="00B47ECF" w14:paraId="734EF181" w14:textId="77777777"/>
    <w:p w:rsidR="00B47ECF" w:rsidP="00B47ECF" w:rsidRDefault="00B47ECF" w14:paraId="1093922F" w14:textId="77777777">
      <w:r>
        <w:rPr>
          <w:sz w:val="20"/>
          <w:szCs w:val="20"/>
        </w:rPr>
        <w:t>what about the case tab?</w:t>
      </w:r>
    </w:p>
  </w:comment>
  <w:comment w:initials="HL" w:author="Haixia Liang" w:date="2026-02-27T20:54:00Z" w:id="70">
    <w:p w:rsidR="00A465F3" w:rsidP="00A465F3" w:rsidRDefault="00A465F3" w14:paraId="69CBB585" w14:textId="77777777">
      <w:pPr>
        <w:pStyle w:val="CommentText"/>
      </w:pPr>
      <w:r>
        <w:rPr>
          <w:rStyle w:val="CommentReference"/>
        </w:rPr>
        <w:annotationRef/>
      </w:r>
      <w:r>
        <w:t>The current system does not track agent replies on Day 3 or Day 7, nor does it trigger reminders. All tracking is manual via the provided Excel.</w:t>
      </w:r>
    </w:p>
    <w:p w:rsidR="00A465F3" w:rsidP="00A465F3" w:rsidRDefault="00A465F3" w14:paraId="46FFA6E7" w14:textId="77777777">
      <w:pPr>
        <w:pStyle w:val="CommentText"/>
      </w:pPr>
      <w:r>
        <w:t>We propose automating reminders and tracking for:</w:t>
      </w:r>
    </w:p>
    <w:p w:rsidR="00A465F3" w:rsidP="00A465F3" w:rsidRDefault="00A465F3" w14:paraId="58B2C1DC" w14:textId="77777777">
      <w:pPr>
        <w:pStyle w:val="CommentText"/>
      </w:pPr>
    </w:p>
    <w:p w:rsidR="00A465F3" w:rsidP="001C3046" w:rsidRDefault="00A465F3" w14:paraId="5CC3FBDF" w14:textId="77777777">
      <w:pPr>
        <w:pStyle w:val="CommentText"/>
        <w:numPr>
          <w:ilvl w:val="0"/>
          <w:numId w:val="52"/>
        </w:numPr>
      </w:pPr>
      <w:r>
        <w:t>Assigned Date Email Sent</w:t>
      </w:r>
    </w:p>
    <w:p w:rsidR="00A465F3" w:rsidP="001C3046" w:rsidRDefault="00A465F3" w14:paraId="65A289E1" w14:textId="77777777">
      <w:pPr>
        <w:pStyle w:val="CommentText"/>
        <w:numPr>
          <w:ilvl w:val="0"/>
          <w:numId w:val="52"/>
        </w:numPr>
      </w:pPr>
      <w:r>
        <w:t>Next 3 Working Days Remark</w:t>
      </w:r>
    </w:p>
    <w:p w:rsidR="00A465F3" w:rsidP="001C3046" w:rsidRDefault="00A465F3" w14:paraId="27905DD9" w14:textId="77777777">
      <w:pPr>
        <w:pStyle w:val="CommentText"/>
        <w:numPr>
          <w:ilvl w:val="0"/>
          <w:numId w:val="52"/>
        </w:numPr>
      </w:pPr>
      <w:r>
        <w:t>Agent Reply (Yes/No)</w:t>
      </w:r>
    </w:p>
    <w:p w:rsidR="00A465F3" w:rsidP="001C3046" w:rsidRDefault="00A465F3" w14:paraId="686D10E4" w14:textId="77777777">
      <w:pPr>
        <w:pStyle w:val="CommentText"/>
        <w:numPr>
          <w:ilvl w:val="0"/>
          <w:numId w:val="52"/>
        </w:numPr>
      </w:pPr>
      <w:r>
        <w:t>Next 7 Working Days (Yes/No)</w:t>
      </w:r>
    </w:p>
    <w:p w:rsidR="00A465F3" w:rsidP="001C3046" w:rsidRDefault="00A465F3" w14:paraId="414959BF" w14:textId="77777777">
      <w:pPr>
        <w:pStyle w:val="CommentText"/>
        <w:numPr>
          <w:ilvl w:val="0"/>
          <w:numId w:val="52"/>
        </w:numPr>
      </w:pPr>
      <w:r>
        <w:t>Date Case Resolved</w:t>
      </w:r>
    </w:p>
  </w:comment>
  <w:comment w:initials="KKC" w:author="Kuok Kim Chern" w:date="2026-02-23T13:09:00Z" w:id="71">
    <w:p w:rsidR="0014783F" w:rsidP="0014783F" w:rsidRDefault="0014783F" w14:paraId="607AE099" w14:textId="6B88F028">
      <w:r>
        <w:rPr>
          <w:rStyle w:val="CommentReference"/>
        </w:rPr>
        <w:annotationRef/>
      </w:r>
      <w:r>
        <w:rPr>
          <w:sz w:val="20"/>
          <w:szCs w:val="20"/>
        </w:rPr>
        <w:t>different from Audit Log?</w:t>
      </w:r>
    </w:p>
  </w:comment>
  <w:comment w:initials="HL" w:author="Haixia Liang" w:date="2026-02-27T20:55:00Z" w:id="72">
    <w:p w:rsidR="00A465F3" w:rsidP="00A465F3" w:rsidRDefault="00A465F3" w14:paraId="6F5AD084" w14:textId="72BFF5B6">
      <w:pPr>
        <w:pStyle w:val="CommentText"/>
      </w:pPr>
      <w:r>
        <w:rPr>
          <w:rStyle w:val="CommentReference"/>
        </w:rPr>
        <w:annotationRef/>
      </w:r>
      <w:r>
        <w:fldChar w:fldCharType="begin"/>
      </w:r>
      <w:r>
        <w:instrText>HYPERLINK "mailto:limin@deeeplabs.com"</w:instrText>
      </w:r>
      <w:bookmarkStart w:name="_@_D3AA3BFB6A8642F7B39210492A4A3A88Z" w:id="75"/>
      <w:r>
        <w:fldChar w:fldCharType="separate"/>
      </w:r>
      <w:bookmarkEnd w:id="75"/>
      <w:r w:rsidRPr="00A465F3">
        <w:rPr>
          <w:rStyle w:val="Mention"/>
          <w:noProof/>
        </w:rPr>
        <w:t>@Limin</w:t>
      </w:r>
      <w:r>
        <w:fldChar w:fldCharType="end"/>
      </w:r>
      <w:r>
        <w:t xml:space="preserve"> please help with this. I have no access to their current audit log, unable to compare the difference</w:t>
      </w:r>
    </w:p>
  </w:comment>
  <w:comment w:initials="HP" w:author="Hadi Perdana" w:date="2026-03-02T15:12:00Z" w:id="73">
    <w:p w:rsidR="00220135" w:rsidP="00220135" w:rsidRDefault="007C2916" w14:paraId="352CA544" w14:textId="0CF2FAB8">
      <w:r>
        <w:rPr>
          <w:rStyle w:val="CommentReference"/>
        </w:rPr>
        <w:annotationRef/>
      </w:r>
      <w:r w:rsidR="00220135">
        <w:rPr>
          <w:sz w:val="20"/>
          <w:szCs w:val="20"/>
        </w:rPr>
        <w:t>We are not changing or replacing the existing case management or audit log.</w:t>
      </w:r>
    </w:p>
    <w:p w:rsidR="00220135" w:rsidP="00220135" w:rsidRDefault="00220135" w14:paraId="64A0B84D" w14:textId="77777777">
      <w:r>
        <w:rPr>
          <w:sz w:val="20"/>
          <w:szCs w:val="20"/>
        </w:rPr>
        <w:t>The CRM‑based Case Action Log is a new, dedicated table and page created to support CM‑02, CM‑03, and CM‑09, focusing on operational follow‑ups and next actions, which are not covered by the standard audit log.</w:t>
      </w:r>
    </w:p>
  </w:comment>
  <w:comment w:initials="KKC" w:author="Kuok Kim Chern" w:date="2026-03-18T13:28:00Z" w:id="74">
    <w:p w:rsidR="0034208C" w:rsidP="0034208C" w:rsidRDefault="0034208C" w14:paraId="385FC534" w14:textId="77777777">
      <w:r>
        <w:rPr>
          <w:rStyle w:val="CommentReference"/>
        </w:rPr>
        <w:annotationRef/>
      </w:r>
      <w:r>
        <w:rPr>
          <w:sz w:val="20"/>
          <w:szCs w:val="20"/>
        </w:rPr>
        <w:t>See below for distinction on the diff tracking tables. Need to more between audit log, dashboard table, table within case detail</w:t>
      </w:r>
    </w:p>
  </w:comment>
  <w:comment w:initials="HP" w:author="Hadi Perdana" w:date="2026-03-25T10:18:00Z" w:id="76">
    <w:p w:rsidR="00E53185" w:rsidP="00E53185" w:rsidRDefault="00E53185" w14:paraId="54E25DC3" w14:textId="77777777">
      <w:r>
        <w:rPr>
          <w:rStyle w:val="CommentReference"/>
        </w:rPr>
        <w:annotationRef/>
      </w:r>
      <w:r>
        <w:rPr>
          <w:sz w:val="20"/>
          <w:szCs w:val="20"/>
        </w:rPr>
        <w:t>It may be helpful to explicitly state that SLA calculation is based on business days (date‑based) rather than exact email timestamps, to ensure consistent interpretation during development and UAT.</w:t>
      </w:r>
    </w:p>
  </w:comment>
  <w:comment w:initials="KKC" w:author="Kuok Kim Chern" w:date="2026-02-23T13:11:00Z" w:id="77">
    <w:p w:rsidR="00046593" w:rsidP="00046593" w:rsidRDefault="00046593" w14:paraId="00460BCB" w14:textId="4ECC4FB8">
      <w:r>
        <w:rPr>
          <w:rStyle w:val="CommentReference"/>
        </w:rPr>
        <w:annotationRef/>
      </w:r>
      <w:r>
        <w:rPr>
          <w:sz w:val="20"/>
          <w:szCs w:val="20"/>
        </w:rPr>
        <w:t>Section needs to be expanded</w:t>
      </w:r>
    </w:p>
  </w:comment>
  <w:comment w:initials="HL" w:author="Haixia Liang" w:date="2026-02-27T20:55:00Z" w:id="78">
    <w:p w:rsidR="00A465F3" w:rsidP="00A465F3" w:rsidRDefault="00A465F3" w14:paraId="7C3AC9B4" w14:textId="77777777">
      <w:pPr>
        <w:pStyle w:val="CommentText"/>
      </w:pPr>
      <w:r>
        <w:rPr>
          <w:rStyle w:val="CommentReference"/>
        </w:rPr>
        <w:annotationRef/>
      </w:r>
      <w:r>
        <w:t>Expanded.</w:t>
      </w:r>
    </w:p>
  </w:comment>
  <w:comment w:initials="KKC" w:author="Kuok Kim Chern" w:date="2026-02-23T13:11:00Z" w:id="79">
    <w:p w:rsidR="00963D90" w:rsidP="00963D90" w:rsidRDefault="00963D90" w14:paraId="01B0A75E" w14:textId="7EFC70C9">
      <w:r>
        <w:rPr>
          <w:rStyle w:val="CommentReference"/>
        </w:rPr>
        <w:annotationRef/>
      </w:r>
      <w:r>
        <w:rPr>
          <w:sz w:val="20"/>
          <w:szCs w:val="20"/>
        </w:rPr>
        <w:t>what is being monitored?</w:t>
      </w:r>
    </w:p>
  </w:comment>
  <w:comment w:initials="HL" w:author="Haixia Liang" w:date="2026-02-27T18:58:00Z" w:id="80">
    <w:p w:rsidR="0050260A" w:rsidP="0050260A" w:rsidRDefault="0050260A" w14:paraId="0164C8A0" w14:textId="77777777">
      <w:pPr>
        <w:pStyle w:val="CommentText"/>
      </w:pPr>
      <w:r>
        <w:rPr>
          <w:rStyle w:val="CommentReference"/>
        </w:rPr>
        <w:annotationRef/>
      </w:r>
      <w:r>
        <w:t>Monitor whether the assigned agent has replied to the patient. If no response is detected within 3 business days from assignment, an automated reminder will be triggered to prompt follow-up.</w:t>
      </w:r>
    </w:p>
  </w:comment>
  <w:comment w:initials="KKC" w:author="Kuok Kim Chern" w:date="2026-02-23T13:13:00Z" w:id="81">
    <w:p w:rsidR="00C6395B" w:rsidP="00C6395B" w:rsidRDefault="00C6395B" w14:paraId="13DB0CD1" w14:textId="5BA052C3">
      <w:r>
        <w:rPr>
          <w:rStyle w:val="CommentReference"/>
        </w:rPr>
        <w:annotationRef/>
      </w:r>
      <w:r>
        <w:rPr>
          <w:sz w:val="20"/>
          <w:szCs w:val="20"/>
        </w:rPr>
        <w:t>What is the deadline defined?</w:t>
      </w:r>
    </w:p>
  </w:comment>
  <w:comment w:initials="HL" w:author="Haixia Liang" w:date="2026-02-27T18:49:00Z" w:id="82">
    <w:p w:rsidR="0091611C" w:rsidP="0091611C" w:rsidRDefault="0091611C" w14:paraId="2E2F5E68" w14:textId="77777777">
      <w:pPr>
        <w:pStyle w:val="CommentText"/>
      </w:pPr>
      <w:r>
        <w:rPr>
          <w:rStyle w:val="CommentReference"/>
        </w:rPr>
        <w:annotationRef/>
      </w:r>
      <w:r>
        <w:t>“Deadline” refers to the 3- and 7-business-day SLA milestones. The system automatically recalculates the SLA upon each assignment and sends reminders at the 3- and 7-day marks if no action is detected.</w:t>
      </w:r>
    </w:p>
  </w:comment>
  <w:comment w:initials="HL" w:author="Haixia Liang" w:date="2026-02-11T17:31:00Z" w:id="84">
    <w:p w:rsidR="00D733E9" w:rsidP="00231625" w:rsidRDefault="00D733E9" w14:paraId="0D7E1009" w14:textId="77777777">
      <w:pPr>
        <w:pStyle w:val="CommentText"/>
      </w:pPr>
      <w:r>
        <w:rPr>
          <w:rStyle w:val="CommentReference"/>
        </w:rPr>
        <w:annotationRef/>
      </w:r>
      <w:r>
        <w:t>Required screenshot from User on where to assign the case to new agent.</w:t>
      </w:r>
    </w:p>
  </w:comment>
  <w:comment w:initials="HL" w:author="Haixia Liang" w:date="2026-02-11T17:48:00Z" w:id="85">
    <w:p w:rsidR="00D733E9" w:rsidP="00326E48" w:rsidRDefault="00D733E9" w14:paraId="3839E177" w14:textId="77777777">
      <w:pPr>
        <w:pStyle w:val="CommentText"/>
      </w:pPr>
      <w:r>
        <w:rPr>
          <w:rStyle w:val="CommentReference"/>
        </w:rPr>
        <w:annotationRef/>
      </w:r>
      <w:r>
        <w:t>Where to get the agent name and the email address</w:t>
      </w:r>
    </w:p>
  </w:comment>
  <w:comment w:initials="KKC" w:author="Kuok Kim Chern" w:date="2026-03-18T13:27:00Z" w:id="86">
    <w:p w:rsidR="00D733E9" w:rsidP="003A4E09" w:rsidRDefault="00D733E9" w14:paraId="1F8B74EA" w14:textId="77777777">
      <w:r>
        <w:rPr>
          <w:rStyle w:val="CommentReference"/>
        </w:rPr>
        <w:annotationRef/>
      </w:r>
      <w:r>
        <w:rPr>
          <w:sz w:val="20"/>
          <w:szCs w:val="20"/>
        </w:rPr>
        <w:t>Is this answered?</w:t>
      </w:r>
    </w:p>
  </w:comment>
  <w:comment w:initials="HL" w:author="Haixia Liang" w:date="2026-03-25T10:40:00Z" w:id="87">
    <w:p w:rsidR="000047CD" w:rsidRDefault="000047CD" w14:paraId="2F5CC6F2" w14:textId="341140D9">
      <w:pPr>
        <w:pStyle w:val="CommentText"/>
      </w:pPr>
      <w:r>
        <w:rPr>
          <w:rStyle w:val="CommentReference"/>
        </w:rPr>
        <w:annotationRef/>
      </w:r>
      <w:r w:rsidRPr="7E4F7019">
        <w:t>This is answered during weekly sync up session</w:t>
      </w:r>
    </w:p>
  </w:comment>
  <w:comment w:initials="KKC" w:author="Kuok Kim Chern" w:date="2026-02-23T13:17:00Z" w:id="88">
    <w:p w:rsidR="00036DA0" w:rsidP="006D184A" w:rsidRDefault="00036DA0" w14:paraId="1D1DB000" w14:textId="77777777">
      <w:r>
        <w:rPr>
          <w:rStyle w:val="CommentReference"/>
        </w:rPr>
        <w:annotationRef/>
      </w:r>
      <w:r>
        <w:rPr>
          <w:sz w:val="20"/>
          <w:szCs w:val="20"/>
        </w:rPr>
        <w:t>Think we can propose to use Teams per our last call</w:t>
      </w:r>
    </w:p>
  </w:comment>
  <w:comment w:initials="HL" w:author="Haixia Liang" w:date="2026-02-27T20:55:00Z" w:id="89">
    <w:p w:rsidR="00036DA0" w:rsidP="003E68D4" w:rsidRDefault="00036DA0" w14:paraId="16F5A248" w14:textId="77777777">
      <w:pPr>
        <w:pStyle w:val="CommentText"/>
      </w:pPr>
      <w:r>
        <w:rPr>
          <w:rStyle w:val="CommentReference"/>
        </w:rPr>
        <w:annotationRef/>
      </w:r>
      <w:r>
        <w:t>Updated. More details on the type of message can be send via teams is described under 8.1.3 Notification Mechanism</w:t>
      </w:r>
    </w:p>
  </w:comment>
  <w:comment w:initials="KKC" w:author="Kuok Kim Chern" w:date="2026-03-18T10:31:00Z" w:id="90">
    <w:p w:rsidR="00036DA0" w:rsidP="00036DA0" w:rsidRDefault="00036DA0" w14:paraId="685F530F" w14:textId="77777777">
      <w:r>
        <w:rPr>
          <w:rStyle w:val="CommentReference"/>
        </w:rPr>
        <w:annotationRef/>
      </w:r>
      <w:r>
        <w:rPr>
          <w:sz w:val="20"/>
          <w:szCs w:val="20"/>
        </w:rPr>
        <w:t xml:space="preserve">Not clear what type of message is being sent out. </w:t>
      </w:r>
    </w:p>
    <w:p w:rsidR="00036DA0" w:rsidP="00036DA0" w:rsidRDefault="00036DA0" w14:paraId="2C025B6A" w14:textId="77777777"/>
    <w:p w:rsidR="00036DA0" w:rsidP="00036DA0" w:rsidRDefault="00036DA0" w14:paraId="7179B9BC" w14:textId="77777777">
      <w:r>
        <w:rPr>
          <w:sz w:val="20"/>
          <w:szCs w:val="20"/>
        </w:rPr>
        <w:t>when is it triggered? 8.1.3 mentions the 4 channels, but which type of notification will send to which channel?</w:t>
      </w:r>
    </w:p>
    <w:p w:rsidR="00036DA0" w:rsidP="00036DA0" w:rsidRDefault="00036DA0" w14:paraId="65D76565" w14:textId="77777777"/>
    <w:p w:rsidR="00036DA0" w:rsidP="00036DA0" w:rsidRDefault="00036DA0" w14:paraId="1359B686" w14:textId="77777777">
      <w:r>
        <w:rPr>
          <w:sz w:val="20"/>
          <w:szCs w:val="20"/>
        </w:rPr>
        <w:t>what type of message will they receive? can we include a template here?</w:t>
      </w:r>
    </w:p>
  </w:comment>
  <w:comment w:initials="KKC" w:author="Kuok Kim Chern" w:date="2026-03-18T12:41:00Z" w:id="91">
    <w:p w:rsidR="00036DA0" w:rsidP="00036DA0" w:rsidRDefault="00036DA0" w14:paraId="73BBFC8E" w14:textId="77777777">
      <w:r>
        <w:rPr>
          <w:rStyle w:val="CommentReference"/>
        </w:rPr>
        <w:annotationRef/>
      </w:r>
      <w:r>
        <w:rPr>
          <w:sz w:val="20"/>
          <w:szCs w:val="20"/>
        </w:rPr>
        <w:t>saw this defined in 8.1.6. just need to incorporate the trigger points.</w:t>
      </w:r>
    </w:p>
    <w:p w:rsidR="00036DA0" w:rsidP="00036DA0" w:rsidRDefault="00036DA0" w14:paraId="0DD4D78A" w14:textId="77777777"/>
    <w:p w:rsidR="00036DA0" w:rsidP="00036DA0" w:rsidRDefault="00036DA0" w14:paraId="395D77AA" w14:textId="77777777">
      <w:r>
        <w:rPr>
          <w:sz w:val="20"/>
          <w:szCs w:val="20"/>
        </w:rPr>
        <w:t>separately, should there be notification sent out when case is assigned? I see it mentioned here but no template below.</w:t>
      </w:r>
    </w:p>
  </w:comment>
  <w:comment w:initials="HL" w:author="Haixia Liang" w:date="2026-03-25T10:43:00Z" w:id="92">
    <w:p w:rsidR="000047CD" w:rsidRDefault="000047CD" w14:paraId="2A71C4C4" w14:textId="5140FBF5">
      <w:pPr>
        <w:pStyle w:val="CommentText"/>
      </w:pPr>
      <w:r>
        <w:rPr>
          <w:rStyle w:val="CommentReference"/>
        </w:rPr>
        <w:annotationRef/>
      </w:r>
      <w:r w:rsidRPr="17EA18E9">
        <w:t xml:space="preserve">created section to gather all  notification related details, including notification mechanism, how to set the notification channel for each team/business unit and the SME with seat. </w:t>
      </w:r>
    </w:p>
  </w:comment>
  <w:comment w:initials="HL" w:author="Haixia Liang" w:date="2026-03-13T10:16:00Z" w:id="93">
    <w:p w:rsidR="006F7557" w:rsidP="006F7557" w:rsidRDefault="006F7557" w14:paraId="51664F53" w14:textId="77777777">
      <w:pPr>
        <w:pStyle w:val="CommentText"/>
      </w:pPr>
      <w:r>
        <w:rPr>
          <w:rStyle w:val="CommentReference"/>
        </w:rPr>
        <w:annotationRef/>
      </w:r>
      <w:r w:rsidRPr="38B912F2">
        <w:t>Update made on 12 March:</w:t>
      </w:r>
    </w:p>
    <w:p w:rsidR="006F7557" w:rsidP="006F7557" w:rsidRDefault="006F7557" w14:paraId="5CFDF74C" w14:textId="77777777">
      <w:pPr>
        <w:pStyle w:val="CommentText"/>
      </w:pPr>
      <w:r w:rsidRPr="6108E172">
        <w:t xml:space="preserve">Updated the list of CRM data that will be store in CRM once the case has been forwarded to agent. </w:t>
      </w:r>
    </w:p>
  </w:comment>
  <w:comment w:initials="KKC" w:author="Kuok Kim Chern" w:date="2026-03-18T10:09:00Z" w:id="94">
    <w:p w:rsidR="006F7557" w:rsidP="006F7557" w:rsidRDefault="006F7557" w14:paraId="1604F7C7" w14:textId="77777777">
      <w:r>
        <w:rPr>
          <w:rStyle w:val="CommentReference"/>
        </w:rPr>
        <w:annotationRef/>
      </w:r>
      <w:r>
        <w:rPr>
          <w:sz w:val="20"/>
          <w:szCs w:val="20"/>
        </w:rPr>
        <w:t xml:space="preserve">Case ID, Name, Contact, Email are all part of the associated contact. </w:t>
      </w:r>
    </w:p>
    <w:p w:rsidR="006F7557" w:rsidP="006F7557" w:rsidRDefault="006F7557" w14:paraId="57A2469D" w14:textId="77777777"/>
    <w:p w:rsidR="006F7557" w:rsidP="006F7557" w:rsidRDefault="006F7557" w14:paraId="077BCD28" w14:textId="77777777">
      <w:r>
        <w:rPr>
          <w:sz w:val="20"/>
          <w:szCs w:val="20"/>
        </w:rPr>
        <w:t xml:space="preserve">Case Type, Category are also part of the case details. </w:t>
      </w:r>
    </w:p>
    <w:p w:rsidR="006F7557" w:rsidP="006F7557" w:rsidRDefault="006F7557" w14:paraId="337A1C06" w14:textId="77777777"/>
    <w:p w:rsidR="006F7557" w:rsidP="006F7557" w:rsidRDefault="006F7557" w14:paraId="6E91D743" w14:textId="77777777">
      <w:r>
        <w:rPr>
          <w:sz w:val="20"/>
          <w:szCs w:val="20"/>
        </w:rPr>
        <w:t>We might not to track this. kindly advise if there are specific use-cases to capture them here.</w:t>
      </w:r>
    </w:p>
  </w:comment>
  <w:comment w:initials="HL" w:author="Haixia Liang" w:date="2026-03-25T10:56:00Z" w:id="95">
    <w:p w:rsidR="00BA4C1C" w:rsidRDefault="00BA4C1C" w14:paraId="398732D7" w14:textId="44A12E88">
      <w:pPr>
        <w:pStyle w:val="CommentText"/>
      </w:pPr>
      <w:r>
        <w:rPr>
          <w:rStyle w:val="CommentReference"/>
        </w:rPr>
        <w:annotationRef/>
      </w:r>
      <w:r w:rsidRPr="3F6EB51B">
        <w:t>for performance concern. Capturing these info will have better performance in later tracking and monitoring, less response time required for data query.</w:t>
      </w:r>
    </w:p>
  </w:comment>
  <w:comment w:initials="KKC" w:author="Kuok Kim Chern" w:date="2026-03-18T10:10:00Z" w:id="96">
    <w:p w:rsidR="006F7557" w:rsidP="00DE3003" w:rsidRDefault="006F7557" w14:paraId="6BFC114F" w14:textId="77777777">
      <w:r>
        <w:rPr>
          <w:rStyle w:val="CommentReference"/>
        </w:rPr>
        <w:annotationRef/>
      </w:r>
      <w:r>
        <w:rPr>
          <w:sz w:val="20"/>
          <w:szCs w:val="20"/>
        </w:rPr>
        <w:t>as discussed during the call, how will this be captured? I think limin mentioned it's a status field instead? not sure what we should input here.</w:t>
      </w:r>
    </w:p>
  </w:comment>
  <w:comment w:initials="HL" w:author="Haixia Liang" w:date="2026-03-25T10:57:00Z" w:id="97">
    <w:p w:rsidR="0078144C" w:rsidRDefault="00E30094" w14:paraId="3EEE659A" w14:textId="083E7B06">
      <w:pPr>
        <w:pStyle w:val="CommentText"/>
      </w:pPr>
      <w:r>
        <w:rPr>
          <w:rStyle w:val="CommentReference"/>
        </w:rPr>
        <w:annotationRef/>
      </w:r>
      <w:r w:rsidRPr="061BD537" w:rsidR="0078144C">
        <w:t xml:space="preserve">a new text field will be created for the case. The tracker will retrieve user input and display on the Tracker grid table. </w:t>
      </w:r>
    </w:p>
  </w:comment>
  <w:comment w:initials="KKC" w:author="Kuok Kim Chern" w:date="2026-02-23T13:13:00Z" w:id="98">
    <w:p w:rsidR="005040FA" w:rsidP="00F05D37" w:rsidRDefault="005040FA" w14:paraId="7077C293" w14:textId="77777777">
      <w:r>
        <w:rPr>
          <w:rStyle w:val="CommentReference"/>
        </w:rPr>
        <w:annotationRef/>
      </w:r>
      <w:r>
        <w:rPr>
          <w:sz w:val="20"/>
          <w:szCs w:val="20"/>
        </w:rPr>
        <w:t xml:space="preserve">I think we have more than 1 UID, which number are we basing this off? </w:t>
      </w:r>
    </w:p>
  </w:comment>
  <w:comment w:initials="HL" w:author="Haixia Liang" w:date="2026-02-27T20:58:00Z" w:id="99">
    <w:p w:rsidR="005040FA" w:rsidP="00FA7C32" w:rsidRDefault="005040FA" w14:paraId="3D7073F8" w14:textId="77777777">
      <w:pPr>
        <w:pStyle w:val="CommentText"/>
      </w:pPr>
      <w:r>
        <w:rPr>
          <w:rStyle w:val="CommentReference"/>
        </w:rPr>
        <w:annotationRef/>
      </w:r>
      <w:r>
        <w:fldChar w:fldCharType="begin"/>
      </w:r>
      <w:r>
        <w:instrText>HYPERLINK "mailto:limin@deeeplabs.com"</w:instrText>
      </w:r>
      <w:bookmarkStart w:name="_@_60DEAB953A914BA6BCD02435F42ACF05Z" w:id="103"/>
      <w:r>
        <w:fldChar w:fldCharType="separate"/>
      </w:r>
      <w:bookmarkEnd w:id="103"/>
      <w:r w:rsidRPr="00FA7C32">
        <w:rPr>
          <w:rStyle w:val="Mention"/>
          <w:noProof/>
        </w:rPr>
        <w:t>@Limin</w:t>
      </w:r>
      <w:r>
        <w:fldChar w:fldCharType="end"/>
      </w:r>
      <w:r>
        <w:t xml:space="preserve"> </w:t>
      </w:r>
      <w:r>
        <w:fldChar w:fldCharType="begin"/>
      </w:r>
      <w:r>
        <w:instrText>HYPERLINK "mailto:randy@deeeplabs.com"</w:instrText>
      </w:r>
      <w:bookmarkStart w:name="_@_276C6AADEBC14FDBA1222AAA884B1C7AZ" w:id="104"/>
      <w:r>
        <w:fldChar w:fldCharType="separate"/>
      </w:r>
      <w:bookmarkEnd w:id="104"/>
      <w:r w:rsidRPr="00FA7C32">
        <w:rPr>
          <w:rStyle w:val="Mention"/>
          <w:noProof/>
        </w:rPr>
        <w:t>@Randy (Deeeplabs Pte. Ltd.)</w:t>
      </w:r>
      <w:r>
        <w:fldChar w:fldCharType="end"/>
      </w:r>
      <w:r>
        <w:t xml:space="preserve">  Please help to check the current UAT, which Case ID are we using for matching. </w:t>
      </w:r>
    </w:p>
  </w:comment>
  <w:comment w:initials="HP" w:author="Hadi Perdana" w:date="2026-03-02T15:17:00Z" w:id="100">
    <w:p w:rsidR="005040FA" w:rsidP="005040FA" w:rsidRDefault="005040FA" w14:paraId="1E1DC098" w14:textId="77777777">
      <w:r>
        <w:rPr>
          <w:rStyle w:val="CommentReference"/>
        </w:rPr>
        <w:annotationRef/>
      </w:r>
      <w:r>
        <w:rPr>
          <w:sz w:val="20"/>
          <w:szCs w:val="20"/>
        </w:rPr>
        <w:t>We will continue to use one Case ID as the anchor.</w:t>
      </w:r>
    </w:p>
    <w:p w:rsidR="005040FA" w:rsidP="005040FA" w:rsidRDefault="005040FA" w14:paraId="76725657" w14:textId="77777777"/>
    <w:p w:rsidR="005040FA" w:rsidP="005040FA" w:rsidRDefault="005040FA" w14:paraId="1B67409E" w14:textId="77777777">
      <w:r>
        <w:rPr>
          <w:sz w:val="20"/>
          <w:szCs w:val="20"/>
        </w:rPr>
        <w:t>A case may have multiple agents assigned or involved, but the automation and Case Action Log will always reference the same Case ID, ensuring a single, consistent record for follow‑ups and SLA tracking, replacing the current Excel‑based process.</w:t>
      </w:r>
    </w:p>
  </w:comment>
  <w:comment w:initials="KKC" w:author="Kuok Kim Chern" w:date="2026-03-18T10:37:00Z" w:id="101">
    <w:p w:rsidR="005040FA" w:rsidP="005040FA" w:rsidRDefault="005040FA" w14:paraId="6326AE5C" w14:textId="77777777">
      <w:r>
        <w:rPr>
          <w:rStyle w:val="CommentReference"/>
        </w:rPr>
        <w:annotationRef/>
      </w:r>
      <w:r>
        <w:rPr>
          <w:sz w:val="20"/>
          <w:szCs w:val="20"/>
        </w:rPr>
        <w:t>Which case ID? we have:</w:t>
      </w:r>
    </w:p>
    <w:p w:rsidR="005040FA" w:rsidP="005040FA" w:rsidRDefault="005040FA" w14:paraId="5DFBEBC4" w14:textId="77777777"/>
    <w:p w:rsidR="005040FA" w:rsidP="005040FA" w:rsidRDefault="005040FA" w14:paraId="2490B112" w14:textId="77777777">
      <w:r>
        <w:rPr>
          <w:sz w:val="20"/>
          <w:szCs w:val="20"/>
        </w:rPr>
        <w:t>Case Number: CAS-01799-W9Y2L6</w:t>
      </w:r>
    </w:p>
    <w:p w:rsidR="005040FA" w:rsidP="005040FA" w:rsidRDefault="005040FA" w14:paraId="5DE5C479" w14:textId="77777777">
      <w:r>
        <w:rPr>
          <w:sz w:val="20"/>
          <w:szCs w:val="20"/>
        </w:rPr>
        <w:t>Case record ID: 45d60e5b-6b79-ef11-ac20-000d3a08926c</w:t>
      </w:r>
    </w:p>
    <w:p w:rsidR="005040FA" w:rsidP="005040FA" w:rsidRDefault="005040FA" w14:paraId="52AF33FE" w14:textId="77777777"/>
    <w:p w:rsidR="005040FA" w:rsidP="005040FA" w:rsidRDefault="005040FA" w14:paraId="266A6F8A" w14:textId="77777777">
      <w:r>
        <w:rPr>
          <w:sz w:val="20"/>
          <w:szCs w:val="20"/>
        </w:rPr>
        <w:t>CRM number (in email subject): CRM:0496648</w:t>
      </w:r>
    </w:p>
  </w:comment>
  <w:comment w:initials="HL" w:author="Haixia Liang" w:date="2026-03-25T10:43:00Z" w:id="102">
    <w:p w:rsidR="000047CD" w:rsidRDefault="000047CD" w14:paraId="238EEE7E" w14:textId="49BA0DEB">
      <w:pPr>
        <w:pStyle w:val="CommentText"/>
      </w:pPr>
      <w:r>
        <w:rPr>
          <w:rStyle w:val="CommentReference"/>
        </w:rPr>
        <w:annotationRef/>
      </w:r>
      <w:r w:rsidRPr="3B1B3DB8">
        <w:t xml:space="preserve">we will use case number. updated the document to use case number for matching. </w:t>
      </w:r>
    </w:p>
  </w:comment>
  <w:comment w:initials="KKC" w:author="Kuok Kim Chern" w:date="2026-02-23T13:14:00Z" w:id="105">
    <w:p w:rsidR="005040FA" w:rsidP="00F05D37" w:rsidRDefault="005040FA" w14:paraId="5C45D9EC" w14:textId="77777777">
      <w:r>
        <w:rPr>
          <w:rStyle w:val="CommentReference"/>
        </w:rPr>
        <w:annotationRef/>
      </w:r>
      <w:r>
        <w:rPr>
          <w:sz w:val="20"/>
          <w:szCs w:val="20"/>
        </w:rPr>
        <w:t>is this a FE field?</w:t>
      </w:r>
    </w:p>
  </w:comment>
  <w:comment w:initials="HL" w:author="Haixia Liang" w:date="2026-02-27T19:00:00Z" w:id="106">
    <w:p w:rsidR="005040FA" w:rsidP="005040FA" w:rsidRDefault="005040FA" w14:paraId="7EC615F0" w14:textId="77777777">
      <w:pPr>
        <w:pStyle w:val="CommentText"/>
      </w:pPr>
      <w:r>
        <w:rPr>
          <w:rStyle w:val="CommentReference"/>
        </w:rPr>
        <w:annotationRef/>
      </w:r>
      <w:r>
        <w:t xml:space="preserve">This is backend logic. The parameter is updated in the backend to indicate whether further reminder should be triggered. </w:t>
      </w:r>
    </w:p>
    <w:p w:rsidR="005040FA" w:rsidP="005040FA" w:rsidRDefault="005040FA" w14:paraId="104484E9" w14:textId="77777777">
      <w:pPr>
        <w:pStyle w:val="CommentText"/>
      </w:pPr>
    </w:p>
    <w:p w:rsidR="005040FA" w:rsidP="005040FA" w:rsidRDefault="005040FA" w14:paraId="2FABA7B3" w14:textId="77777777">
      <w:pPr>
        <w:pStyle w:val="CommentText"/>
      </w:pPr>
      <w:r>
        <w:t xml:space="preserve">If this field is required to should on the FE, suggest to display in the table mentioned in Section 8.3.2.1 </w:t>
      </w:r>
    </w:p>
  </w:comment>
  <w:comment w:initials="KKC" w:author="Kuok Kim Chern" w:date="2026-03-18T10:40:00Z" w:id="107">
    <w:p w:rsidR="005040FA" w:rsidP="004A09D6" w:rsidRDefault="005040FA" w14:paraId="674D5BB0" w14:textId="77777777">
      <w:r>
        <w:rPr>
          <w:rStyle w:val="CommentReference"/>
        </w:rPr>
        <w:annotationRef/>
      </w:r>
      <w:r>
        <w:rPr>
          <w:sz w:val="20"/>
          <w:szCs w:val="20"/>
        </w:rPr>
        <w:t>Not required. thanks for clarifying!</w:t>
      </w:r>
    </w:p>
  </w:comment>
  <w:comment w:initials="HP" w:author="Hadi Perdana" w:date="2026-03-25T10:30:00Z" w:id="108">
    <w:p w:rsidR="008D170F" w:rsidP="008D170F" w:rsidRDefault="008D170F" w14:paraId="4D01DB4B" w14:textId="77777777">
      <w:r>
        <w:rPr>
          <w:rStyle w:val="CommentReference"/>
        </w:rPr>
        <w:annotationRef/>
      </w:r>
      <w:r>
        <w:rPr>
          <w:sz w:val="20"/>
          <w:szCs w:val="20"/>
        </w:rPr>
        <w:t>Consider clarifying that manual deactivation of a tracking record stops further SLA monitoring and reminders, and does not indicate that a response has been received.</w:t>
      </w:r>
    </w:p>
  </w:comment>
  <w:comment w:initials="HL" w:author="Haixia Liang" w:date="2026-03-25T12:47:00Z" w:id="109">
    <w:p w:rsidR="00795652" w:rsidP="00795652" w:rsidRDefault="00795652" w14:paraId="035A4A57" w14:textId="77777777">
      <w:pPr>
        <w:pStyle w:val="CommentText"/>
      </w:pPr>
      <w:r>
        <w:rPr>
          <w:rStyle w:val="CommentReference"/>
        </w:rPr>
        <w:annotationRef/>
      </w:r>
      <w:r>
        <w:t>updated</w:t>
      </w:r>
    </w:p>
  </w:comment>
  <w:comment w:initials="KKC" w:author="Kuok Kim Chern" w:date="2026-02-23T13:14:00Z" w:id="110">
    <w:p w:rsidR="001E2508" w:rsidP="00024AC0" w:rsidRDefault="001E2508" w14:paraId="3F232D29" w14:textId="77777777">
      <w:r>
        <w:rPr>
          <w:rStyle w:val="CommentReference"/>
        </w:rPr>
        <w:annotationRef/>
      </w:r>
      <w:r>
        <w:rPr>
          <w:sz w:val="20"/>
          <w:szCs w:val="20"/>
        </w:rPr>
        <w:t>notification mechanism not specified in here</w:t>
      </w:r>
    </w:p>
  </w:comment>
  <w:comment w:initials="HL" w:author="Haixia Liang" w:date="2026-02-27T19:05:00Z" w:id="111">
    <w:p w:rsidR="001E2508" w:rsidP="00975E55" w:rsidRDefault="001E2508" w14:paraId="43885663" w14:textId="77777777">
      <w:pPr>
        <w:pStyle w:val="CommentText"/>
      </w:pPr>
      <w:r>
        <w:rPr>
          <w:rStyle w:val="CommentReference"/>
        </w:rPr>
        <w:annotationRef/>
      </w:r>
      <w:r>
        <w:t>Suggestion provided. Please provide notification template and select a channel</w:t>
      </w:r>
    </w:p>
  </w:comment>
  <w:comment w:initials="KKC" w:author="Kuok Kim Chern" w:date="2026-03-18T12:41:00Z" w:id="112">
    <w:p w:rsidR="001E2508" w:rsidP="008E2762" w:rsidRDefault="001E2508" w14:paraId="6066DB4C" w14:textId="77777777">
      <w:r>
        <w:rPr>
          <w:rStyle w:val="CommentReference"/>
        </w:rPr>
        <w:annotationRef/>
      </w:r>
      <w:r>
        <w:rPr>
          <w:sz w:val="20"/>
          <w:szCs w:val="20"/>
        </w:rPr>
        <w:t>teams &gt; if dont exist, email.</w:t>
      </w:r>
    </w:p>
  </w:comment>
  <w:comment w:initials="HL" w:author="Haixia Liang" w:date="2026-03-25T10:44:00Z" w:id="113">
    <w:p w:rsidR="000047CD" w:rsidRDefault="000047CD" w14:paraId="348ADB6A" w14:textId="4E755663">
      <w:pPr>
        <w:pStyle w:val="CommentText"/>
      </w:pPr>
      <w:r>
        <w:rPr>
          <w:rStyle w:val="CommentReference"/>
        </w:rPr>
        <w:annotationRef/>
      </w:r>
      <w:r w:rsidRPr="5E2C5F7C">
        <w:t>noted, updated this logic in section 9 notification</w:t>
      </w:r>
    </w:p>
  </w:comment>
  <w:comment w:initials="KKC" w:author="Kuok Kim Chern" w:date="2026-02-23T13:21:00Z" w:id="114">
    <w:p w:rsidR="001E2508" w:rsidP="00AB280A" w:rsidRDefault="001E2508" w14:paraId="48A2D6D3" w14:textId="77777777">
      <w:r>
        <w:rPr>
          <w:rStyle w:val="CommentReference"/>
        </w:rPr>
        <w:annotationRef/>
      </w:r>
      <w:r>
        <w:rPr>
          <w:sz w:val="20"/>
          <w:szCs w:val="20"/>
        </w:rPr>
        <w:t>AC needs to define how many days (3/7). should the above also fall under the AC?</w:t>
      </w:r>
    </w:p>
  </w:comment>
  <w:comment w:initials="HL" w:author="Haixia Liang" w:date="2026-02-27T21:06:00Z" w:id="115">
    <w:p w:rsidR="001E2508" w:rsidP="00080388" w:rsidRDefault="001E2508" w14:paraId="2A183B37" w14:textId="77777777">
      <w:pPr>
        <w:pStyle w:val="CommentText"/>
      </w:pPr>
      <w:r>
        <w:rPr>
          <w:rStyle w:val="CommentReference"/>
        </w:rPr>
        <w:annotationRef/>
      </w:r>
      <w:r>
        <w:t xml:space="preserve">Updated </w:t>
      </w:r>
    </w:p>
  </w:comment>
  <w:comment w:initials="HL" w:author="Haixia Liang" w:date="2026-03-13T10:19:00Z" w:id="117">
    <w:p w:rsidR="00F3627B" w:rsidRDefault="00A34AE3" w14:paraId="33362102" w14:textId="4F21D5EE">
      <w:pPr>
        <w:pStyle w:val="CommentText"/>
      </w:pPr>
      <w:r>
        <w:rPr>
          <w:rStyle w:val="CommentReference"/>
        </w:rPr>
        <w:annotationRef/>
      </w:r>
      <w:r w:rsidRPr="376240A9">
        <w:t>Update made on 12 March:</w:t>
      </w:r>
    </w:p>
    <w:p w:rsidR="00F3627B" w:rsidRDefault="00A34AE3" w14:paraId="29450802" w14:textId="69F47FF7">
      <w:pPr>
        <w:pStyle w:val="CommentText"/>
      </w:pPr>
      <w:r w:rsidRPr="1446C538">
        <w:t>Added the type of notification scenario</w:t>
      </w:r>
    </w:p>
  </w:comment>
  <w:comment w:initials="KKC" w:author="Kuok Kim Chern" w:date="2026-03-18T12:42:00Z" w:id="118">
    <w:p w:rsidR="00D0219F" w:rsidP="00D0219F" w:rsidRDefault="00D0219F" w14:paraId="4134E63D" w14:textId="77777777">
      <w:r>
        <w:rPr>
          <w:rStyle w:val="CommentReference"/>
        </w:rPr>
        <w:annotationRef/>
      </w:r>
      <w:r>
        <w:rPr>
          <w:sz w:val="20"/>
          <w:szCs w:val="20"/>
        </w:rPr>
        <w:t>is tracker a user action or system action? column 2 suggests it's automated?</w:t>
      </w:r>
    </w:p>
  </w:comment>
  <w:comment w:initials="HL" w:author="Haixia Liang" w:date="2026-03-25T10:45:00Z" w:id="119">
    <w:p w:rsidR="000047CD" w:rsidRDefault="000047CD" w14:paraId="13641085" w14:textId="3CE057D3">
      <w:pPr>
        <w:pStyle w:val="CommentText"/>
      </w:pPr>
      <w:r>
        <w:rPr>
          <w:rStyle w:val="CommentReference"/>
        </w:rPr>
        <w:annotationRef/>
      </w:r>
      <w:r w:rsidRPr="777740A6">
        <w:t xml:space="preserve">enabling tracking of an email is user action. Once enabled tracking, the creation of tracking record for each recipient is automated. </w:t>
      </w:r>
    </w:p>
  </w:comment>
  <w:comment w:initials="KKC" w:author="Kuok Kim Chern" w:date="2026-02-23T13:18:00Z" w:id="124">
    <w:p w:rsidR="00924B8B" w:rsidP="00924B8B" w:rsidRDefault="00924B8B" w14:paraId="5AFC99EA" w14:textId="77777777">
      <w:r>
        <w:rPr>
          <w:rStyle w:val="CommentReference"/>
        </w:rPr>
        <w:annotationRef/>
      </w:r>
      <w:r>
        <w:rPr>
          <w:sz w:val="20"/>
          <w:szCs w:val="20"/>
        </w:rPr>
        <w:t>who?</w:t>
      </w:r>
    </w:p>
  </w:comment>
  <w:comment w:initials="HL" w:author="Haixia Liang" w:date="2026-02-27T20:59:00Z" w:id="125">
    <w:p w:rsidR="00FA7C32" w:rsidP="00FA7C32" w:rsidRDefault="00FA7C32" w14:paraId="3E87C2F6" w14:textId="77777777">
      <w:pPr>
        <w:pStyle w:val="CommentText"/>
      </w:pPr>
      <w:r>
        <w:rPr>
          <w:rStyle w:val="CommentReference"/>
        </w:rPr>
        <w:annotationRef/>
      </w:r>
      <w:r>
        <w:t>Updated. Notify the previous assigned agent and their manager</w:t>
      </w:r>
    </w:p>
  </w:comment>
  <w:comment w:initials="KKC" w:author="Kuok Kim Chern" w:date="2026-02-23T13:19:00Z" w:id="126">
    <w:p w:rsidR="00924B8B" w:rsidP="00924B8B" w:rsidRDefault="00924B8B" w14:paraId="1C3A3A57" w14:textId="67660969">
      <w:r>
        <w:rPr>
          <w:rStyle w:val="CommentReference"/>
        </w:rPr>
        <w:annotationRef/>
      </w:r>
      <w:r>
        <w:rPr>
          <w:sz w:val="20"/>
          <w:szCs w:val="20"/>
        </w:rPr>
        <w:t>and or or?</w:t>
      </w:r>
    </w:p>
  </w:comment>
  <w:comment w:initials="HL" w:author="Haixia Liang" w:date="2026-02-27T20:59:00Z" w:id="127">
    <w:p w:rsidR="002C2DBF" w:rsidP="002C2DBF" w:rsidRDefault="002C2DBF" w14:paraId="3B42B815" w14:textId="77777777">
      <w:pPr>
        <w:pStyle w:val="CommentText"/>
      </w:pPr>
      <w:r>
        <w:rPr>
          <w:rStyle w:val="CommentReference"/>
        </w:rPr>
        <w:annotationRef/>
      </w:r>
      <w:r>
        <w:t>and</w:t>
      </w:r>
    </w:p>
  </w:comment>
  <w:comment w:initials="KKC" w:author="Kuok Kim Chern" w:date="2026-02-23T13:19:00Z" w:id="129">
    <w:p w:rsidR="00717AC1" w:rsidP="00717AC1" w:rsidRDefault="00717AC1" w14:paraId="564D56EE" w14:textId="77777777">
      <w:r>
        <w:rPr>
          <w:rStyle w:val="CommentReference"/>
        </w:rPr>
        <w:annotationRef/>
      </w:r>
      <w:r>
        <w:rPr>
          <w:sz w:val="20"/>
          <w:szCs w:val="20"/>
        </w:rPr>
        <w:t>Unclear how the flow is segmented. Can elaborate a little?</w:t>
      </w:r>
    </w:p>
    <w:p w:rsidR="00717AC1" w:rsidP="00717AC1" w:rsidRDefault="00717AC1" w14:paraId="700CCE10" w14:textId="77777777"/>
    <w:p w:rsidR="00717AC1" w:rsidP="00717AC1" w:rsidRDefault="00717AC1" w14:paraId="364A2157" w14:textId="77777777">
      <w:r>
        <w:rPr>
          <w:sz w:val="20"/>
          <w:szCs w:val="20"/>
        </w:rPr>
        <w:t>and I think flow 4 is missing</w:t>
      </w:r>
    </w:p>
  </w:comment>
  <w:comment w:initials="HL" w:author="Haixia Liang" w:date="2026-02-27T19:34:00Z" w:id="130">
    <w:p w:rsidR="00717AC1" w:rsidP="00D035F7" w:rsidRDefault="00717AC1" w14:paraId="54EDE53D" w14:textId="77777777">
      <w:pPr>
        <w:pStyle w:val="CommentText"/>
      </w:pPr>
      <w:r>
        <w:rPr>
          <w:rStyle w:val="CommentReference"/>
        </w:rPr>
        <w:annotationRef/>
      </w:r>
      <w:r>
        <w:t xml:space="preserve">Updated the flow details. The original Flow 4 was in section 8.4.2.1. It has now been moved to 8.2.3.1, and Flows 4 and 5 have been reversed to reflect the updated sequence. </w:t>
      </w:r>
    </w:p>
  </w:comment>
  <w:comment w:initials="HL" w:author="Haixia Liang" w:date="2026-02-11T17:58:00Z" w:id="134">
    <w:p w:rsidR="00717AC1" w:rsidP="00E04D7E" w:rsidRDefault="00717AC1" w14:paraId="45803ECF" w14:textId="77777777">
      <w:pPr>
        <w:pStyle w:val="CommentText"/>
      </w:pPr>
      <w:r>
        <w:rPr>
          <w:rStyle w:val="CommentReference"/>
        </w:rPr>
        <w:annotationRef/>
      </w:r>
      <w:r>
        <w:t>Notification template</w:t>
      </w:r>
    </w:p>
  </w:comment>
  <w:comment w:initials="HL" w:author="Haixia Liang" w:date="2026-03-13T10:23:00Z" w:id="135">
    <w:p w:rsidR="00717AC1" w:rsidP="00717AC1" w:rsidRDefault="00717AC1" w14:paraId="63F66962" w14:textId="77777777">
      <w:pPr>
        <w:pStyle w:val="CommentText"/>
      </w:pPr>
      <w:r>
        <w:rPr>
          <w:rStyle w:val="CommentReference"/>
        </w:rPr>
        <w:annotationRef/>
      </w:r>
      <w:r w:rsidRPr="6FFCDEAB">
        <w:t>Update made on 12 March:</w:t>
      </w:r>
    </w:p>
    <w:p w:rsidR="00717AC1" w:rsidP="00717AC1" w:rsidRDefault="00717AC1" w14:paraId="7F35BACD" w14:textId="77777777">
      <w:pPr>
        <w:pStyle w:val="CommentText"/>
      </w:pPr>
      <w:r w:rsidRPr="1E5A8BFA">
        <w:t xml:space="preserve">Updated the personnel to be notified from agent to case owner. </w:t>
      </w:r>
    </w:p>
  </w:comment>
  <w:comment w:initials="HL" w:author="Haixia Liang" w:date="2026-03-13T00:52:00Z" w:id="131">
    <w:p w:rsidR="00717AC1" w:rsidP="00B458B4" w:rsidRDefault="00717AC1" w14:paraId="4B4C4162" w14:textId="77777777">
      <w:pPr>
        <w:pStyle w:val="CommentText"/>
      </w:pPr>
      <w:r>
        <w:rPr>
          <w:rStyle w:val="CommentReference"/>
        </w:rPr>
        <w:annotationRef/>
      </w:r>
      <w:r>
        <w:t xml:space="preserve">Should the case owner or the agent be notified when there is incoming email for resolved case? Can the agent reply to the patient directly and mark the case as resolved? </w:t>
      </w:r>
    </w:p>
  </w:comment>
  <w:comment w:initials="KKC" w:author="Kuok Kim Chern" w:date="2026-03-18T13:25:00Z" w:id="132">
    <w:p w:rsidR="00717AC1" w:rsidP="00717AC1" w:rsidRDefault="00717AC1" w14:paraId="477530A1" w14:textId="77777777">
      <w:r>
        <w:rPr>
          <w:rStyle w:val="CommentReference"/>
        </w:rPr>
        <w:annotationRef/>
      </w:r>
      <w:r>
        <w:rPr>
          <w:sz w:val="20"/>
          <w:szCs w:val="20"/>
        </w:rPr>
        <w:t>1. yes should be notified</w:t>
      </w:r>
    </w:p>
    <w:p w:rsidR="00717AC1" w:rsidP="00717AC1" w:rsidRDefault="00717AC1" w14:paraId="75D77D22" w14:textId="77777777">
      <w:r>
        <w:rPr>
          <w:sz w:val="20"/>
          <w:szCs w:val="20"/>
        </w:rPr>
        <w:t>2. should automatically flip the status to in progress.</w:t>
      </w:r>
    </w:p>
    <w:p w:rsidR="00717AC1" w:rsidP="00717AC1" w:rsidRDefault="00717AC1" w14:paraId="66E869BA" w14:textId="77777777">
      <w:r>
        <w:rPr>
          <w:sz w:val="20"/>
          <w:szCs w:val="20"/>
        </w:rPr>
        <w:t>3. once agent has replied, they should manually mark as resolved if necessary</w:t>
      </w:r>
    </w:p>
  </w:comment>
  <w:comment w:initials="HL" w:author="Haixia Liang" w:date="2026-03-25T10:45:00Z" w:id="133">
    <w:p w:rsidR="000047CD" w:rsidRDefault="000047CD" w14:paraId="3D497F91" w14:textId="17C58A27">
      <w:pPr>
        <w:pStyle w:val="CommentText"/>
      </w:pPr>
      <w:r>
        <w:rPr>
          <w:rStyle w:val="CommentReference"/>
        </w:rPr>
        <w:annotationRef/>
      </w:r>
      <w:r w:rsidRPr="03DA4DE9">
        <w:t>updated the flow logic</w:t>
      </w:r>
    </w:p>
  </w:comment>
  <w:comment w:initials="KKC" w:author="Kuok Kim Chern" w:date="2026-02-23T13:22:00Z" w:id="139">
    <w:p w:rsidR="0031348B" w:rsidP="0031348B" w:rsidRDefault="0031348B" w14:paraId="7CC03C2F" w14:textId="77777777">
      <w:r>
        <w:rPr>
          <w:rStyle w:val="CommentReference"/>
        </w:rPr>
        <w:annotationRef/>
      </w:r>
      <w:r>
        <w:rPr>
          <w:sz w:val="20"/>
          <w:szCs w:val="20"/>
        </w:rPr>
        <w:t>How does this coincide with the PowerBI dashboard</w:t>
      </w:r>
    </w:p>
  </w:comment>
  <w:comment w:initials="HL" w:author="Haixia Liang" w:date="2026-03-13T10:24:00Z" w:id="141">
    <w:p w:rsidR="00F3627B" w:rsidRDefault="00A34AE3" w14:paraId="1EF316F0" w14:textId="56B02B8D">
      <w:pPr>
        <w:pStyle w:val="CommentText"/>
      </w:pPr>
      <w:r>
        <w:rPr>
          <w:rStyle w:val="CommentReference"/>
        </w:rPr>
        <w:annotationRef/>
      </w:r>
      <w:r w:rsidRPr="55D63912">
        <w:t>Update made on 12 March:</w:t>
      </w:r>
    </w:p>
    <w:p w:rsidR="00F3627B" w:rsidRDefault="00A34AE3" w14:paraId="2EB7B449" w14:textId="4D1F8AFA">
      <w:pPr>
        <w:pStyle w:val="CommentText"/>
      </w:pPr>
      <w:r w:rsidRPr="01E3AD4E">
        <w:t>Updated the AC, to specify the dashboard visibility of each team</w:t>
      </w:r>
    </w:p>
  </w:comment>
  <w:comment w:initials="KKC" w:author="Kuok Kim Chern" w:date="2026-03-18T13:26:00Z" w:id="142">
    <w:p w:rsidR="002A7B55" w:rsidP="002A7B55" w:rsidRDefault="002A7B55" w14:paraId="0191CB3C" w14:textId="77777777">
      <w:r>
        <w:rPr>
          <w:rStyle w:val="CommentReference"/>
        </w:rPr>
        <w:annotationRef/>
      </w:r>
      <w:r>
        <w:rPr>
          <w:sz w:val="20"/>
          <w:szCs w:val="20"/>
        </w:rPr>
        <w:t>is this the same as the tab within a single case? the columns look similar</w:t>
      </w:r>
    </w:p>
  </w:comment>
  <w:comment w:initials="HL" w:author="Haixia Liang" w:date="2026-03-25T10:45:00Z" w:id="143">
    <w:p w:rsidR="000047CD" w:rsidRDefault="000047CD" w14:paraId="6EC1B7F2" w14:textId="41C5D1CA">
      <w:pPr>
        <w:pStyle w:val="CommentText"/>
      </w:pPr>
      <w:r>
        <w:rPr>
          <w:rStyle w:val="CommentReference"/>
        </w:rPr>
        <w:annotationRef/>
      </w:r>
      <w:r w:rsidRPr="0F0E79DF">
        <w:t>It is a new page under the dashboard</w:t>
      </w:r>
    </w:p>
  </w:comment>
  <w:comment w:initials="KKC" w:author="Kuok Kim Chern" w:date="2026-02-23T13:25:00Z" w:id="146">
    <w:p w:rsidR="00B9316A" w:rsidP="00B9316A" w:rsidRDefault="00B9316A" w14:paraId="38FABFE0" w14:textId="77777777">
      <w:r>
        <w:rPr>
          <w:rStyle w:val="CommentReference"/>
        </w:rPr>
        <w:annotationRef/>
      </w:r>
      <w:r>
        <w:rPr>
          <w:sz w:val="20"/>
          <w:szCs w:val="20"/>
        </w:rPr>
        <w:t>The challenge and title doesnt seem to match the solution. Challenge/proposed =&gt; need controlled status transtion and validation</w:t>
      </w:r>
    </w:p>
    <w:p w:rsidR="00B9316A" w:rsidP="00B9316A" w:rsidRDefault="00B9316A" w14:paraId="069FB557" w14:textId="77777777"/>
    <w:p w:rsidR="00B9316A" w:rsidP="00B9316A" w:rsidRDefault="00B9316A" w14:paraId="4FE2C59A" w14:textId="77777777">
      <w:r>
        <w:rPr>
          <w:sz w:val="20"/>
          <w:szCs w:val="20"/>
        </w:rPr>
        <w:t xml:space="preserve">Solution =&gt; notification on closure. </w:t>
      </w:r>
    </w:p>
  </w:comment>
  <w:comment w:initials="HL" w:author="Haixia Liang" w:date="2026-02-27T19:50:00Z" w:id="147">
    <w:p w:rsidR="00223027" w:rsidP="00223027" w:rsidRDefault="00223027" w14:paraId="09595DB8" w14:textId="77777777">
      <w:pPr>
        <w:pStyle w:val="CommentText"/>
      </w:pPr>
      <w:r>
        <w:rPr>
          <w:rStyle w:val="CommentReference"/>
        </w:rPr>
        <w:annotationRef/>
      </w:r>
      <w:r>
        <w:t>Flow 05 is primarily a validation CR to enforce controlled case closure and prevent incomplete records. The notification to the contact team is optional, added for visibility after successful validation.</w:t>
      </w:r>
    </w:p>
  </w:comment>
  <w:comment w:initials="KKC" w:author="Kuok Kim Chern" w:date="2026-03-18T13:23:00Z" w:id="148">
    <w:p w:rsidR="00CC632C" w:rsidP="00CC632C" w:rsidRDefault="00CC632C" w14:paraId="615748D1" w14:textId="77777777">
      <w:r>
        <w:rPr>
          <w:rStyle w:val="CommentReference"/>
        </w:rPr>
        <w:annotationRef/>
      </w:r>
      <w:r>
        <w:rPr>
          <w:sz w:val="20"/>
          <w:szCs w:val="20"/>
        </w:rPr>
        <w:t>Sorry i might need to discuss what 8.4.2 is about. I'm not too clear what the solution is trying to achieve that is not already covered by followup tracking, and the default OOTB case module view.</w:t>
      </w:r>
    </w:p>
    <w:p w:rsidR="00CC632C" w:rsidP="00CC632C" w:rsidRDefault="00CC632C" w14:paraId="6C915D94" w14:textId="77777777"/>
    <w:p w:rsidR="00CC632C" w:rsidP="00CC632C" w:rsidRDefault="00CC632C" w14:paraId="7EDC15DC" w14:textId="77777777">
      <w:r>
        <w:rPr>
          <w:sz w:val="20"/>
          <w:szCs w:val="20"/>
        </w:rPr>
        <w:t xml:space="preserve">e.g. case status validation, what are these criteria? </w:t>
      </w:r>
    </w:p>
  </w:comment>
  <w:comment w:initials="HL" w:author="Haixia Liang" w:date="2026-03-25T10:47:00Z" w:id="149">
    <w:p w:rsidR="000047CD" w:rsidRDefault="000047CD" w14:paraId="504D0CBA" w14:textId="7AD53FEF">
      <w:pPr>
        <w:pStyle w:val="CommentText"/>
      </w:pPr>
      <w:r>
        <w:rPr>
          <w:rStyle w:val="CommentReference"/>
        </w:rPr>
        <w:annotationRef/>
      </w:r>
      <w:r w:rsidRPr="6EDB0A20">
        <w:t>Revised based on sharing from Therasa on 19/3, to notified the initial  (original) case owner when case is resolved</w:t>
      </w:r>
    </w:p>
  </w:comment>
  <w:comment w:initials="HP" w:author="Hadi Perdana" w:date="2026-03-25T10:42:00Z" w:id="150">
    <w:p w:rsidR="002937A1" w:rsidP="002937A1" w:rsidRDefault="002937A1" w14:paraId="2AE036D4" w14:textId="77777777">
      <w:r>
        <w:rPr>
          <w:rStyle w:val="CommentReference"/>
        </w:rPr>
        <w:annotationRef/>
      </w:r>
      <w:r>
        <w:rPr>
          <w:sz w:val="20"/>
          <w:szCs w:val="20"/>
        </w:rPr>
        <w:t>To improve clarity, you may consider explicitly defining “Initial Case Owner” as the first owner assigned at case creation, regardless of subsequent reassignments.</w:t>
      </w:r>
    </w:p>
  </w:comment>
  <w:comment w:initials="HL" w:author="Haixia Liang" w:date="2026-03-25T12:43:00Z" w:id="151">
    <w:p w:rsidR="00262686" w:rsidP="00262686" w:rsidRDefault="00262686" w14:paraId="2D4DDB85" w14:textId="77777777">
      <w:pPr>
        <w:pStyle w:val="CommentText"/>
      </w:pPr>
      <w:r>
        <w:rPr>
          <w:rStyle w:val="CommentReference"/>
        </w:rPr>
        <w:annotationRef/>
      </w:r>
      <w:r>
        <w:t>UPDATED</w:t>
      </w:r>
    </w:p>
  </w:comment>
  <w:comment w:initials="KKC" w:author="Kuok Kim Chern" w:date="2026-03-18T13:18:00Z" w:id="153">
    <w:p w:rsidR="00C32FFB" w:rsidP="00C32FFB" w:rsidRDefault="00C32FFB" w14:paraId="106F0253" w14:textId="77777777">
      <w:r>
        <w:rPr>
          <w:rStyle w:val="CommentReference"/>
        </w:rPr>
        <w:annotationRef/>
      </w:r>
      <w:r>
        <w:rPr>
          <w:sz w:val="20"/>
          <w:szCs w:val="20"/>
        </w:rPr>
        <w:t>is there an increase in MD? I think currently it's 25MD for all the CRs in this</w:t>
      </w:r>
    </w:p>
  </w:comment>
  <w:comment w:initials="KKC" w:author="Kuok Kim Chern" w:date="2026-02-23T13:24:00Z" w:id="154">
    <w:p w:rsidR="00B9316A" w:rsidP="00B9316A" w:rsidRDefault="00B9316A" w14:paraId="72DF732C" w14:textId="42A0F96F">
      <w:r>
        <w:rPr>
          <w:rStyle w:val="CommentReference"/>
        </w:rPr>
        <w:annotationRef/>
      </w:r>
      <w:r>
        <w:rPr>
          <w:sz w:val="20"/>
          <w:szCs w:val="20"/>
        </w:rPr>
        <w:t>is this a notification CR or a validation CR? not too clear.</w:t>
      </w:r>
    </w:p>
  </w:comment>
  <w:comment w:initials="HL" w:author="Haixia Liang" w:date="2026-02-27T19:46:00Z" w:id="155">
    <w:p w:rsidR="00E80D17" w:rsidP="00E80D17" w:rsidRDefault="00E80D17" w14:paraId="518B42D8" w14:textId="77777777">
      <w:pPr>
        <w:pStyle w:val="CommentText"/>
      </w:pPr>
      <w:r>
        <w:rPr>
          <w:rStyle w:val="CommentReference"/>
        </w:rPr>
        <w:annotationRef/>
      </w:r>
      <w:r>
        <w:t>It is primarily a validation CR. Its main purpose is to enforce controlled status transitions, ensuring that a case can only be closed when all mandatory fields and follow-up actions are completed.</w:t>
      </w:r>
    </w:p>
  </w:comment>
  <w:comment w:initials="HL" w:author="Haixia Liang" w:date="2026-02-27T19:48:00Z" w:id="156">
    <w:p w:rsidR="004B5117" w:rsidP="004B5117" w:rsidRDefault="004B5117" w14:paraId="2B60C56B" w14:textId="77777777">
      <w:pPr>
        <w:pStyle w:val="CommentText"/>
      </w:pPr>
      <w:r>
        <w:rPr>
          <w:rStyle w:val="CommentReference"/>
        </w:rPr>
        <w:annotationRef/>
      </w:r>
      <w:r>
        <w:t>Notification CR is optional, it can help to alerts BU Manager/previous assigned agent (i.e., Contact Team) once the case has been successfully validated and closed.</w:t>
      </w:r>
    </w:p>
  </w:comment>
  <w:comment w:initials="HP" w:author="Hadi Perdana" w:date="2026-03-25T10:40:00Z" w:id="161">
    <w:p w:rsidR="008B6387" w:rsidP="008B6387" w:rsidRDefault="008B6387" w14:paraId="2E0EA0D6" w14:textId="77777777">
      <w:r>
        <w:rPr>
          <w:rStyle w:val="CommentReference"/>
        </w:rPr>
        <w:annotationRef/>
      </w:r>
      <w:r>
        <w:rPr>
          <w:sz w:val="20"/>
          <w:szCs w:val="20"/>
        </w:rPr>
        <w:t>To avoid ambiguity, it may be useful to state explicitly that notifications are routed at the team/business unit level, with users inheriting visibility via their assigned team.</w:t>
      </w:r>
    </w:p>
    <w:p w:rsidR="008B6387" w:rsidP="008B6387" w:rsidRDefault="008B6387" w14:paraId="2D276710" w14:textId="77777777">
      <w:r>
        <w:rPr>
          <w:sz w:val="20"/>
          <w:szCs w:val="20"/>
        </w:rPr>
        <w:t>Email is used as a fallback where Microsoft Teams is not available.</w:t>
      </w:r>
    </w:p>
  </w:comment>
  <w:comment w:initials="HL" w:author="Haixia Liang" w:date="2026-03-25T12:42:00Z" w:id="162">
    <w:p w:rsidR="0097734D" w:rsidP="0097734D" w:rsidRDefault="0097734D" w14:paraId="1734DCB4" w14:textId="77777777">
      <w:pPr>
        <w:pStyle w:val="CommentText"/>
      </w:pPr>
      <w:r>
        <w:rPr>
          <w:rStyle w:val="CommentReference"/>
        </w:rPr>
        <w:annotationRef/>
      </w:r>
      <w:r>
        <w:t>updated</w:t>
      </w:r>
    </w:p>
  </w:comment>
  <w:comment w:initials="HL" w:author="Haixia Liang" w:date="2026-03-13T10:20:00Z" w:id="166">
    <w:p w:rsidR="000B0051" w:rsidP="000B0051" w:rsidRDefault="000B0051" w14:paraId="0DADA9D5" w14:textId="77777777">
      <w:pPr>
        <w:pStyle w:val="CommentText"/>
      </w:pPr>
      <w:r>
        <w:rPr>
          <w:rStyle w:val="CommentReference"/>
        </w:rPr>
        <w:annotationRef/>
      </w:r>
      <w:r w:rsidRPr="791A290C">
        <w:t>Update made on 12 March:</w:t>
      </w:r>
    </w:p>
    <w:p w:rsidR="000B0051" w:rsidP="000B0051" w:rsidRDefault="000B0051" w14:paraId="5A5911DD" w14:textId="77777777">
      <w:pPr>
        <w:pStyle w:val="CommentText"/>
      </w:pPr>
      <w:r w:rsidRPr="1D71F0A1">
        <w:t>Added the Notification message template for SLA reminder</w:t>
      </w:r>
    </w:p>
  </w:comment>
  <w:comment w:initials="KKC" w:author="Kuok Kim Chern" w:date="2026-03-18T12:43:00Z" w:id="167">
    <w:p w:rsidR="000B0051" w:rsidP="00835E16" w:rsidRDefault="000B0051" w14:paraId="260F420C" w14:textId="77777777">
      <w:r>
        <w:rPr>
          <w:rStyle w:val="CommentReference"/>
        </w:rPr>
        <w:annotationRef/>
      </w:r>
      <w:r>
        <w:rPr>
          <w:sz w:val="20"/>
          <w:szCs w:val="20"/>
        </w:rPr>
        <w:t>Include channel,</w:t>
      </w:r>
    </w:p>
  </w:comment>
  <w:comment w:initials="HL" w:author="Haixia Liang" w:date="2026-03-25T10:45:00Z" w:id="168">
    <w:p w:rsidR="000B0051" w:rsidRDefault="000B0051" w14:paraId="32659C61" w14:textId="77777777">
      <w:pPr>
        <w:pStyle w:val="CommentText"/>
      </w:pPr>
      <w:r>
        <w:rPr>
          <w:rStyle w:val="CommentReference"/>
        </w:rPr>
        <w:annotationRef/>
      </w:r>
      <w:r w:rsidRPr="67E4F750">
        <w:t>updated</w:t>
      </w:r>
    </w:p>
  </w:comment>
  <w:comment w:initials="KKC" w:author="Kuok Kim Chern" w:date="2026-02-23T13:26:00Z" w:id="169">
    <w:p w:rsidR="00B9316A" w:rsidP="00B9316A" w:rsidRDefault="00B9316A" w14:paraId="5766CD9E" w14:textId="72A8945D">
      <w:r>
        <w:rPr>
          <w:rStyle w:val="CommentReference"/>
        </w:rPr>
        <w:annotationRef/>
      </w:r>
      <w:r>
        <w:rPr>
          <w:sz w:val="20"/>
          <w:szCs w:val="20"/>
        </w:rPr>
        <w:t xml:space="preserve">functional requirement shouldnt include next steps narration. A project timeline like the above is fine. </w:t>
      </w:r>
    </w:p>
  </w:comment>
  <w:comment w:initials="HL" w:author="Haixia Liang" w:date="2026-02-27T21:00:00Z" w:id="170">
    <w:p w:rsidR="006139CE" w:rsidP="006139CE" w:rsidRDefault="006139CE" w14:paraId="5DF1DF81" w14:textId="51276A46">
      <w:pPr>
        <w:pStyle w:val="CommentText"/>
      </w:pPr>
      <w:r>
        <w:rPr>
          <w:rStyle w:val="CommentReference"/>
        </w:rPr>
        <w:annotationRef/>
      </w:r>
      <w:r>
        <w:fldChar w:fldCharType="begin"/>
      </w:r>
      <w:r>
        <w:instrText>HYPERLINK "mailto:hadi.perdana@deeeplabs.com"</w:instrText>
      </w:r>
      <w:bookmarkStart w:name="_@_4D7B9E590E20479D884808A81861F8F0Z" w:id="172"/>
      <w:r>
        <w:fldChar w:fldCharType="separate"/>
      </w:r>
      <w:bookmarkEnd w:id="172"/>
      <w:r w:rsidRPr="006139CE">
        <w:rPr>
          <w:rStyle w:val="Mention"/>
          <w:noProof/>
        </w:rPr>
        <w:t>@Hadi Perdana</w:t>
      </w:r>
      <w:r>
        <w:fldChar w:fldCharType="end"/>
      </w:r>
      <w:r>
        <w:t xml:space="preserve">  Please review</w:t>
      </w:r>
    </w:p>
  </w:comment>
  <w:comment w:initials="HP" w:author="Hadi Perdana" w:date="2026-02-27T20:06:00Z" w:id="171">
    <w:p w:rsidR="00A25BD9" w:rsidP="00A25BD9" w:rsidRDefault="00A25BD9" w14:paraId="186D1BAE" w14:textId="77777777">
      <w:r>
        <w:rPr>
          <w:rStyle w:val="CommentReference"/>
        </w:rPr>
        <w:annotationRef/>
      </w:r>
      <w:r>
        <w:rPr>
          <w:sz w:val="20"/>
          <w:szCs w:val="20"/>
        </w:rPr>
        <w:t>next step narrative has been removed as agreed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A86677" w15:done="1"/>
  <w15:commentEx w15:paraId="2E1F01C2" w15:paraIdParent="08A86677" w15:done="1"/>
  <w15:commentEx w15:paraId="6B4AEC36" w15:paraIdParent="08A86677" w15:done="1"/>
  <w15:commentEx w15:paraId="03DB16E9" w15:done="1"/>
  <w15:commentEx w15:paraId="7C22B6FA" w15:paraIdParent="03DB16E9" w15:done="1"/>
  <w15:commentEx w15:paraId="0F06DDA8" w15:paraIdParent="03DB16E9" w15:done="1"/>
  <w15:commentEx w15:paraId="051888D0" w15:done="1"/>
  <w15:commentEx w15:paraId="74A41FEC" w15:paraIdParent="051888D0" w15:done="1"/>
  <w15:commentEx w15:paraId="3A341DB0" w15:paraIdParent="051888D0" w15:done="1"/>
  <w15:commentEx w15:paraId="08E6AD57" w15:done="1"/>
  <w15:commentEx w15:paraId="5E6C1E29" w15:paraIdParent="08E6AD57" w15:done="1"/>
  <w15:commentEx w15:paraId="14949CAE" w15:done="1"/>
  <w15:commentEx w15:paraId="33DF5EC0" w15:paraIdParent="14949CAE" w15:done="1"/>
  <w15:commentEx w15:paraId="005D89E1" w15:done="1"/>
  <w15:commentEx w15:paraId="0DC1A051" w15:paraIdParent="005D89E1" w15:done="1"/>
  <w15:commentEx w15:paraId="6B101530" w15:paraIdParent="005D89E1" w15:done="1"/>
  <w15:commentEx w15:paraId="78230FC2" w15:done="1"/>
  <w15:commentEx w15:paraId="3CE29658" w15:paraIdParent="78230FC2" w15:done="1"/>
  <w15:commentEx w15:paraId="4C20224C" w15:paraIdParent="78230FC2" w15:done="1"/>
  <w15:commentEx w15:paraId="033044A8" w15:paraIdParent="78230FC2" w15:done="1"/>
  <w15:commentEx w15:paraId="76E9F0F7" w15:paraIdParent="78230FC2" w15:done="1"/>
  <w15:commentEx w15:paraId="76491592" w15:done="0"/>
  <w15:commentEx w15:paraId="41E945F6" w15:paraIdParent="76491592" w15:done="0"/>
  <w15:commentEx w15:paraId="172E4D3C" w15:done="1"/>
  <w15:commentEx w15:paraId="12F9FCCA" w15:paraIdParent="172E4D3C" w15:done="1"/>
  <w15:commentEx w15:paraId="1093922F" w15:done="1"/>
  <w15:commentEx w15:paraId="414959BF" w15:paraIdParent="1093922F" w15:done="1"/>
  <w15:commentEx w15:paraId="607AE099" w15:done="0"/>
  <w15:commentEx w15:paraId="6F5AD084" w15:paraIdParent="607AE099" w15:done="0"/>
  <w15:commentEx w15:paraId="64A0B84D" w15:paraIdParent="607AE099" w15:done="0"/>
  <w15:commentEx w15:paraId="385FC534" w15:paraIdParent="607AE099" w15:done="0"/>
  <w15:commentEx w15:paraId="54E25DC3" w15:done="1"/>
  <w15:commentEx w15:paraId="00460BCB" w15:done="1"/>
  <w15:commentEx w15:paraId="7C3AC9B4" w15:paraIdParent="00460BCB" w15:done="1"/>
  <w15:commentEx w15:paraId="01B0A75E" w15:done="1"/>
  <w15:commentEx w15:paraId="0164C8A0" w15:paraIdParent="01B0A75E" w15:done="1"/>
  <w15:commentEx w15:paraId="13DB0CD1" w15:done="1"/>
  <w15:commentEx w15:paraId="2E2F5E68" w15:paraIdParent="13DB0CD1" w15:done="1"/>
  <w15:commentEx w15:paraId="0D7E1009" w15:done="1"/>
  <w15:commentEx w15:paraId="3839E177" w15:paraIdParent="0D7E1009" w15:done="1"/>
  <w15:commentEx w15:paraId="1F8B74EA" w15:paraIdParent="0D7E1009" w15:done="1"/>
  <w15:commentEx w15:paraId="2F5CC6F2" w15:paraIdParent="0D7E1009" w15:done="1"/>
  <w15:commentEx w15:paraId="1D1DB000" w15:done="1"/>
  <w15:commentEx w15:paraId="16F5A248" w15:paraIdParent="1D1DB000" w15:done="1"/>
  <w15:commentEx w15:paraId="1359B686" w15:paraIdParent="1D1DB000" w15:done="1"/>
  <w15:commentEx w15:paraId="395D77AA" w15:paraIdParent="1D1DB000" w15:done="1"/>
  <w15:commentEx w15:paraId="2A71C4C4" w15:paraIdParent="1D1DB000" w15:done="1"/>
  <w15:commentEx w15:paraId="5CFDF74C" w15:done="0"/>
  <w15:commentEx w15:paraId="6E91D743" w15:done="1"/>
  <w15:commentEx w15:paraId="398732D7" w15:paraIdParent="6E91D743" w15:done="1"/>
  <w15:commentEx w15:paraId="6BFC114F" w15:done="1"/>
  <w15:commentEx w15:paraId="3EEE659A" w15:paraIdParent="6BFC114F" w15:done="1"/>
  <w15:commentEx w15:paraId="7077C293" w15:done="1"/>
  <w15:commentEx w15:paraId="3D7073F8" w15:paraIdParent="7077C293" w15:done="1"/>
  <w15:commentEx w15:paraId="1B67409E" w15:paraIdParent="7077C293" w15:done="1"/>
  <w15:commentEx w15:paraId="266A6F8A" w15:paraIdParent="7077C293" w15:done="1"/>
  <w15:commentEx w15:paraId="238EEE7E" w15:paraIdParent="7077C293" w15:done="1"/>
  <w15:commentEx w15:paraId="5C45D9EC" w15:done="1"/>
  <w15:commentEx w15:paraId="2FABA7B3" w15:paraIdParent="5C45D9EC" w15:done="1"/>
  <w15:commentEx w15:paraId="674D5BB0" w15:paraIdParent="5C45D9EC" w15:done="1"/>
  <w15:commentEx w15:paraId="4D01DB4B" w15:done="1"/>
  <w15:commentEx w15:paraId="035A4A57" w15:paraIdParent="4D01DB4B" w15:done="1"/>
  <w15:commentEx w15:paraId="3F232D29" w15:done="1"/>
  <w15:commentEx w15:paraId="43885663" w15:paraIdParent="3F232D29" w15:done="1"/>
  <w15:commentEx w15:paraId="6066DB4C" w15:paraIdParent="3F232D29" w15:done="1"/>
  <w15:commentEx w15:paraId="348ADB6A" w15:paraIdParent="3F232D29" w15:done="1"/>
  <w15:commentEx w15:paraId="48A2D6D3" w15:done="1"/>
  <w15:commentEx w15:paraId="2A183B37" w15:paraIdParent="48A2D6D3" w15:done="1"/>
  <w15:commentEx w15:paraId="29450802" w15:done="1"/>
  <w15:commentEx w15:paraId="4134E63D" w15:paraIdParent="29450802" w15:done="1"/>
  <w15:commentEx w15:paraId="13641085" w15:paraIdParent="29450802" w15:done="1"/>
  <w15:commentEx w15:paraId="5AFC99EA" w15:done="1"/>
  <w15:commentEx w15:paraId="3E87C2F6" w15:paraIdParent="5AFC99EA" w15:done="1"/>
  <w15:commentEx w15:paraId="1C3A3A57" w15:done="1"/>
  <w15:commentEx w15:paraId="3B42B815" w15:paraIdParent="1C3A3A57" w15:done="1"/>
  <w15:commentEx w15:paraId="364A2157" w15:done="1"/>
  <w15:commentEx w15:paraId="54EDE53D" w15:paraIdParent="364A2157" w15:done="1"/>
  <w15:commentEx w15:paraId="45803ECF" w15:done="1"/>
  <w15:commentEx w15:paraId="7F35BACD" w15:done="1"/>
  <w15:commentEx w15:paraId="4B4C4162" w15:done="1"/>
  <w15:commentEx w15:paraId="66E869BA" w15:paraIdParent="4B4C4162" w15:done="1"/>
  <w15:commentEx w15:paraId="3D497F91" w15:paraIdParent="4B4C4162" w15:done="1"/>
  <w15:commentEx w15:paraId="7CC03C2F" w15:done="0"/>
  <w15:commentEx w15:paraId="2EB7B449" w15:done="1"/>
  <w15:commentEx w15:paraId="0191CB3C" w15:paraIdParent="2EB7B449" w15:done="1"/>
  <w15:commentEx w15:paraId="6EC1B7F2" w15:paraIdParent="2EB7B449" w15:done="1"/>
  <w15:commentEx w15:paraId="4FE2C59A" w15:done="1"/>
  <w15:commentEx w15:paraId="09595DB8" w15:paraIdParent="4FE2C59A" w15:done="1"/>
  <w15:commentEx w15:paraId="7EDC15DC" w15:paraIdParent="4FE2C59A" w15:done="1"/>
  <w15:commentEx w15:paraId="504D0CBA" w15:paraIdParent="4FE2C59A" w15:done="1"/>
  <w15:commentEx w15:paraId="2AE036D4" w15:done="1"/>
  <w15:commentEx w15:paraId="2D4DDB85" w15:paraIdParent="2AE036D4" w15:done="1"/>
  <w15:commentEx w15:paraId="106F0253" w15:done="0"/>
  <w15:commentEx w15:paraId="72DF732C" w15:done="1"/>
  <w15:commentEx w15:paraId="518B42D8" w15:paraIdParent="72DF732C" w15:done="1"/>
  <w15:commentEx w15:paraId="2B60C56B" w15:paraIdParent="72DF732C" w15:done="1"/>
  <w15:commentEx w15:paraId="2D276710" w15:done="1"/>
  <w15:commentEx w15:paraId="1734DCB4" w15:paraIdParent="2D276710" w15:done="1"/>
  <w15:commentEx w15:paraId="5A5911DD" w15:done="1"/>
  <w15:commentEx w15:paraId="260F420C" w15:paraIdParent="5A5911DD" w15:done="1"/>
  <w15:commentEx w15:paraId="32659C61" w15:paraIdParent="5A5911DD" w15:done="1"/>
  <w15:commentEx w15:paraId="5766CD9E" w15:done="1"/>
  <w15:commentEx w15:paraId="5DF1DF81" w15:paraIdParent="5766CD9E" w15:done="1"/>
  <w15:commentEx w15:paraId="186D1BAE" w15:paraIdParent="5766CD9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D3C9FF" w16cex:dateUtc="2026-02-23T05:01:00Z">
    <w16cex:extLst>
      <w16:ext w16:uri="{CE6994B0-6A32-4C9F-8C6B-6E91EDA988CE}">
        <cr:reactions xmlns:cr="http://schemas.microsoft.com/office/comments/2020/reactions">
          <cr:reaction reactionType="1">
            <cr:reactionInfo dateUtc="2026-02-25T05:23:31Z">
              <cr:user userId="S::haixia.liang@deeeplabs.com::8b96f186-3eec-4c87-82a5-8c64f138bc45" userProvider="AD" userName="Haixia Liang"/>
            </cr:reactionInfo>
          </cr:reaction>
        </cr:reactions>
      </w16:ext>
    </w16cex:extLst>
  </w16cex:commentExtensible>
  <w16cex:commentExtensible w16cex:durableId="5E68854A" w16cex:dateUtc="2026-02-27T12:47:00Z"/>
  <w16cex:commentExtensible w16cex:durableId="0763A7B7" w16cex:dateUtc="2026-03-02T09:04:00Z"/>
  <w16cex:commentExtensible w16cex:durableId="16D0A001" w16cex:dateUtc="2026-02-23T05:02:00Z">
    <w16cex:extLst>
      <w16:ext w16:uri="{CE6994B0-6A32-4C9F-8C6B-6E91EDA988CE}">
        <cr:reactions xmlns:cr="http://schemas.microsoft.com/office/comments/2020/reactions">
          <cr:reaction reactionType="1">
            <cr:reactionInfo dateUtc="2026-02-25T05:27:19Z">
              <cr:user userId="S::haixia.liang@deeeplabs.com::8b96f186-3eec-4c87-82a5-8c64f138bc45" userProvider="AD" userName="Haixia Liang"/>
            </cr:reactionInfo>
          </cr:reaction>
        </cr:reactions>
      </w16:ext>
    </w16cex:extLst>
  </w16cex:commentExtensible>
  <w16cex:commentExtensible w16cex:durableId="050F30ED" w16cex:dateUtc="2026-02-27T12:47:00Z"/>
  <w16cex:commentExtensible w16cex:durableId="3CDABAF0" w16cex:dateUtc="2026-03-28T03:28:00Z"/>
  <w16cex:commentExtensible w16cex:durableId="5CED095A" w16cex:dateUtc="2026-03-13T02:13:00Z"/>
  <w16cex:commentExtensible w16cex:durableId="6B9845AE" w16cex:dateUtc="2026-03-18T03:01:00Z"/>
  <w16cex:commentExtensible w16cex:durableId="6DEBAAC2" w16cex:dateUtc="2026-03-25T02:39:00Z"/>
  <w16cex:commentExtensible w16cex:durableId="117530F1" w16cex:dateUtc="2026-02-23T05:07:00Z">
    <w16cex:extLst>
      <w16:ext w16:uri="{CE6994B0-6A32-4C9F-8C6B-6E91EDA988CE}">
        <cr:reactions xmlns:cr="http://schemas.microsoft.com/office/comments/2020/reactions">
          <cr:reaction reactionType="1">
            <cr:reactionInfo dateUtc="2026-02-27T03:53:07Z">
              <cr:user userId="S::haixia.liang@deeeplabs.com::8b96f186-3eec-4c87-82a5-8c64f138bc45" userProvider="AD" userName="Haixia Liang"/>
            </cr:reactionInfo>
          </cr:reaction>
        </cr:reactions>
      </w16:ext>
    </w16cex:extLst>
  </w16cex:commentExtensible>
  <w16cex:commentExtensible w16cex:durableId="786B1A05" w16cex:dateUtc="2026-02-27T12:48:00Z"/>
  <w16cex:commentExtensible w16cex:durableId="46E6B497" w16cex:dateUtc="2026-02-23T05:07:00Z">
    <w16cex:extLst>
      <w16:ext w16:uri="{CE6994B0-6A32-4C9F-8C6B-6E91EDA988CE}">
        <cr:reactions xmlns:cr="http://schemas.microsoft.com/office/comments/2020/reactions">
          <cr:reaction reactionType="1">
            <cr:reactionInfo dateUtc="2026-02-25T06:53:08Z">
              <cr:user userId="S::haixia.liang@deeeplabs.com::8b96f186-3eec-4c87-82a5-8c64f138bc45" userProvider="AD" userName="Haixia Liang"/>
            </cr:reactionInfo>
          </cr:reaction>
        </cr:reactions>
      </w16:ext>
    </w16cex:extLst>
  </w16cex:commentExtensible>
  <w16cex:commentExtensible w16cex:durableId="2457D29C" w16cex:dateUtc="2026-02-27T12:49:00Z"/>
  <w16cex:commentExtensible w16cex:durableId="05DFC2AB" w16cex:dateUtc="2026-02-23T05:04:00Z">
    <w16cex:extLst>
      <w16:ext w16:uri="{CE6994B0-6A32-4C9F-8C6B-6E91EDA988CE}">
        <cr:reactions xmlns:cr="http://schemas.microsoft.com/office/comments/2020/reactions">
          <cr:reaction reactionType="1">
            <cr:reactionInfo dateUtc="2026-02-27T04:15:50Z">
              <cr:user userId="S::haixia.liang@deeeplabs.com::8b96f186-3eec-4c87-82a5-8c64f138bc45" userProvider="AD" userName="Haixia Liang"/>
            </cr:reactionInfo>
          </cr:reaction>
        </cr:reactions>
      </w16:ext>
    </w16cex:extLst>
  </w16cex:commentExtensible>
  <w16cex:commentExtensible w16cex:durableId="0C8F5269" w16cex:dateUtc="2026-02-27T12:49:00Z"/>
  <w16cex:commentExtensible w16cex:durableId="02CBD701" w16cex:dateUtc="2026-03-18T03:03:00Z"/>
  <w16cex:commentExtensible w16cex:durableId="6C78B289" w16cex:dateUtc="2026-02-23T05:05:00Z">
    <w16cex:extLst>
      <w16:ext w16:uri="{CE6994B0-6A32-4C9F-8C6B-6E91EDA988CE}">
        <cr:reactions xmlns:cr="http://schemas.microsoft.com/office/comments/2020/reactions">
          <cr:reaction reactionType="1">
            <cr:reactionInfo dateUtc="2026-02-25T06:23:21Z">
              <cr:user userId="S::haixia.liang@deeeplabs.com::8b96f186-3eec-4c87-82a5-8c64f138bc45" userProvider="AD" userName="Haixia Liang"/>
            </cr:reactionInfo>
          </cr:reaction>
        </cr:reactions>
      </w16:ext>
    </w16cex:extLst>
  </w16cex:commentExtensible>
  <w16cex:commentExtensible w16cex:durableId="7F5F0E37" w16cex:dateUtc="2026-02-27T12:51:00Z"/>
  <w16cex:commentExtensible w16cex:durableId="2A6F3CB8" w16cex:dateUtc="2026-03-02T09:49:00Z"/>
  <w16cex:commentExtensible w16cex:durableId="6D39A357" w16cex:dateUtc="2026-03-18T03:04:00Z"/>
  <w16cex:commentExtensible w16cex:durableId="226B9438" w16cex:dateUtc="2026-03-23T13:05:00Z"/>
  <w16cex:commentExtensible w16cex:durableId="1209EDDE" w16cex:dateUtc="2026-03-13T02:14:00Z"/>
  <w16cex:commentExtensible w16cex:durableId="22532ABF" w16cex:dateUtc="2026-03-18T03:05:00Z"/>
  <w16cex:commentExtensible w16cex:durableId="1EF0D443" w16cex:dateUtc="2026-02-23T05:07:00Z">
    <w16cex:extLst>
      <w16:ext w16:uri="{CE6994B0-6A32-4C9F-8C6B-6E91EDA988CE}">
        <cr:reactions xmlns:cr="http://schemas.microsoft.com/office/comments/2020/reactions">
          <cr:reaction reactionType="1">
            <cr:reactionInfo dateUtc="2026-02-25T06:53:08Z">
              <cr:user userId="S::haixia.liang@deeeplabs.com::8b96f186-3eec-4c87-82a5-8c64f138bc45" userProvider="AD" userName="Haixia Liang"/>
            </cr:reactionInfo>
          </cr:reaction>
        </cr:reactions>
      </w16:ext>
    </w16cex:extLst>
  </w16cex:commentExtensible>
  <w16cex:commentExtensible w16cex:durableId="4AEE2862" w16cex:dateUtc="2026-02-27T12:49:00Z"/>
  <w16cex:commentExtensible w16cex:durableId="007EE594" w16cex:dateUtc="2026-02-23T05:16:00Z">
    <w16cex:extLst>
      <w16:ext w16:uri="{CE6994B0-6A32-4C9F-8C6B-6E91EDA988CE}">
        <cr:reactions xmlns:cr="http://schemas.microsoft.com/office/comments/2020/reactions">
          <cr:reaction reactionType="1">
            <cr:reactionInfo dateUtc="2026-02-27T12:54:39Z">
              <cr:user userId="S::haixia.liang@deeeplabs.com::8b96f186-3eec-4c87-82a5-8c64f138bc45" userProvider="AD" userName="Haixia Liang"/>
            </cr:reactionInfo>
          </cr:reaction>
        </cr:reactions>
      </w16:ext>
    </w16cex:extLst>
  </w16cex:commentExtensible>
  <w16cex:commentExtensible w16cex:durableId="7C5D6E65" w16cex:dateUtc="2026-02-27T12:54:00Z"/>
  <w16cex:commentExtensible w16cex:durableId="46931A47" w16cex:dateUtc="2026-02-23T05:09:00Z"/>
  <w16cex:commentExtensible w16cex:durableId="0AC2E29E" w16cex:dateUtc="2026-02-27T12:55:00Z"/>
  <w16cex:commentExtensible w16cex:durableId="32F308DF" w16cex:dateUtc="2026-03-02T08:12:00Z"/>
  <w16cex:commentExtensible w16cex:durableId="0D0FFE89" w16cex:dateUtc="2026-03-18T06:28:00Z"/>
  <w16cex:commentExtensible w16cex:durableId="565F3262" w16cex:dateUtc="2026-03-25T03:18:00Z"/>
  <w16cex:commentExtensible w16cex:durableId="6965A114" w16cex:dateUtc="2026-02-23T05:11:00Z">
    <w16cex:extLst>
      <w16:ext w16:uri="{CE6994B0-6A32-4C9F-8C6B-6E91EDA988CE}">
        <cr:reactions xmlns:cr="http://schemas.microsoft.com/office/comments/2020/reactions">
          <cr:reaction reactionType="1">
            <cr:reactionInfo dateUtc="2026-02-27T09:03:09Z">
              <cr:user userId="S::haixia.liang@deeeplabs.com::8b96f186-3eec-4c87-82a5-8c64f138bc45" userProvider="AD" userName="Haixia Liang"/>
            </cr:reactionInfo>
          </cr:reaction>
        </cr:reactions>
      </w16:ext>
    </w16cex:extLst>
  </w16cex:commentExtensible>
  <w16cex:commentExtensible w16cex:durableId="1877D8DC" w16cex:dateUtc="2026-02-27T12:55:00Z"/>
  <w16cex:commentExtensible w16cex:durableId="6DD358DF" w16cex:dateUtc="2026-02-23T05:11:00Z">
    <w16cex:extLst>
      <w16:ext w16:uri="{CE6994B0-6A32-4C9F-8C6B-6E91EDA988CE}">
        <cr:reactions xmlns:cr="http://schemas.microsoft.com/office/comments/2020/reactions">
          <cr:reaction reactionType="1">
            <cr:reactionInfo dateUtc="2026-02-27T10:58:15Z">
              <cr:user userId="S::haixia.liang@deeeplabs.com::8b96f186-3eec-4c87-82a5-8c64f138bc45" userProvider="AD" userName="Haixia Liang"/>
            </cr:reactionInfo>
          </cr:reaction>
        </cr:reactions>
      </w16:ext>
    </w16cex:extLst>
  </w16cex:commentExtensible>
  <w16cex:commentExtensible w16cex:durableId="430E4DF7" w16cex:dateUtc="2026-02-27T10:58:00Z"/>
  <w16cex:commentExtensible w16cex:durableId="0AE16C22" w16cex:dateUtc="2026-02-23T05:13:00Z">
    <w16cex:extLst>
      <w16:ext w16:uri="{CE6994B0-6A32-4C9F-8C6B-6E91EDA988CE}">
        <cr:reactions xmlns:cr="http://schemas.microsoft.com/office/comments/2020/reactions">
          <cr:reaction reactionType="1">
            <cr:reactionInfo dateUtc="2026-02-27T10:58:29Z">
              <cr:user userId="S::haixia.liang@deeeplabs.com::8b96f186-3eec-4c87-82a5-8c64f138bc45" userProvider="AD" userName="Haixia Liang"/>
            </cr:reactionInfo>
          </cr:reaction>
        </cr:reactions>
      </w16:ext>
    </w16cex:extLst>
  </w16cex:commentExtensible>
  <w16cex:commentExtensible w16cex:durableId="66BB92E7" w16cex:dateUtc="2026-02-27T10:49:00Z"/>
  <w16cex:commentExtensible w16cex:durableId="34E6CFE0" w16cex:dateUtc="2026-02-11T09:31:00Z"/>
  <w16cex:commentExtensible w16cex:durableId="6624EDF1" w16cex:dateUtc="2026-02-11T09:48:00Z"/>
  <w16cex:commentExtensible w16cex:durableId="1784755F" w16cex:dateUtc="2026-03-18T06:27:00Z"/>
  <w16cex:commentExtensible w16cex:durableId="43F02410" w16cex:dateUtc="2026-03-25T02:40:00Z"/>
  <w16cex:commentExtensible w16cex:durableId="6787E304" w16cex:dateUtc="2026-02-23T05:17:00Z">
    <w16cex:extLst>
      <w16:ext w16:uri="{CE6994B0-6A32-4C9F-8C6B-6E91EDA988CE}">
        <cr:reactions xmlns:cr="http://schemas.microsoft.com/office/comments/2020/reactions">
          <cr:reaction reactionType="1">
            <cr:reactionInfo dateUtc="2026-02-25T08:00:51Z">
              <cr:user userId="S::haixia.liang@deeeplabs.com::8b96f186-3eec-4c87-82a5-8c64f138bc45" userProvider="AD" userName="Haixia Liang"/>
            </cr:reactionInfo>
          </cr:reaction>
        </cr:reactions>
      </w16:ext>
    </w16cex:extLst>
  </w16cex:commentExtensible>
  <w16cex:commentExtensible w16cex:durableId="0C0401ED" w16cex:dateUtc="2026-02-27T12:55:00Z"/>
  <w16cex:commentExtensible w16cex:durableId="00FCBF89" w16cex:dateUtc="2026-03-18T03:31:00Z"/>
  <w16cex:commentExtensible w16cex:durableId="02995F56" w16cex:dateUtc="2026-03-18T05:41:00Z"/>
  <w16cex:commentExtensible w16cex:durableId="2702E0ED" w16cex:dateUtc="2026-03-25T02:43:00Z"/>
  <w16cex:commentExtensible w16cex:durableId="560FF365" w16cex:dateUtc="2026-03-13T02:16:00Z"/>
  <w16cex:commentExtensible w16cex:durableId="7FD17B51" w16cex:dateUtc="2026-03-18T03:09:00Z"/>
  <w16cex:commentExtensible w16cex:durableId="7FC4CEAB" w16cex:dateUtc="2026-03-25T02:56:00Z"/>
  <w16cex:commentExtensible w16cex:durableId="53E0BC80" w16cex:dateUtc="2026-03-18T03:10:00Z"/>
  <w16cex:commentExtensible w16cex:durableId="2D51E03E" w16cex:dateUtc="2026-03-25T02:57:00Z"/>
  <w16cex:commentExtensible w16cex:durableId="487DD559" w16cex:dateUtc="2026-02-23T05:13:00Z"/>
  <w16cex:commentExtensible w16cex:durableId="1B232CFA" w16cex:dateUtc="2026-02-27T12:58:00Z"/>
  <w16cex:commentExtensible w16cex:durableId="0591B497" w16cex:dateUtc="2026-03-02T08:17:00Z"/>
  <w16cex:commentExtensible w16cex:durableId="09F61900" w16cex:dateUtc="2026-03-18T03:37:00Z"/>
  <w16cex:commentExtensible w16cex:durableId="24647385" w16cex:dateUtc="2026-03-25T02:43:00Z"/>
  <w16cex:commentExtensible w16cex:durableId="2057B507" w16cex:dateUtc="2026-02-23T05:14:00Z">
    <w16cex:extLst>
      <w16:ext w16:uri="{CE6994B0-6A32-4C9F-8C6B-6E91EDA988CE}">
        <cr:reactions xmlns:cr="http://schemas.microsoft.com/office/comments/2020/reactions">
          <cr:reaction reactionType="1">
            <cr:reactionInfo dateUtc="2026-02-27T11:00:49Z">
              <cr:user userId="S::haixia.liang@deeeplabs.com::8b96f186-3eec-4c87-82a5-8c64f138bc45" userProvider="AD" userName="Haixia Liang"/>
            </cr:reactionInfo>
          </cr:reaction>
        </cr:reactions>
      </w16:ext>
    </w16cex:extLst>
  </w16cex:commentExtensible>
  <w16cex:commentExtensible w16cex:durableId="476E4863" w16cex:dateUtc="2026-02-27T11:00:00Z"/>
  <w16cex:commentExtensible w16cex:durableId="5BAC94DF" w16cex:dateUtc="2026-03-18T03:40:00Z"/>
  <w16cex:commentExtensible w16cex:durableId="06EBE5AB" w16cex:dateUtc="2026-03-25T03:30:00Z"/>
  <w16cex:commentExtensible w16cex:durableId="6E10F10A" w16cex:dateUtc="2026-03-25T04:47:00Z"/>
  <w16cex:commentExtensible w16cex:durableId="64D3186F" w16cex:dateUtc="2026-02-23T05:14:00Z">
    <w16cex:extLst>
      <w16:ext w16:uri="{CE6994B0-6A32-4C9F-8C6B-6E91EDA988CE}">
        <cr:reactions xmlns:cr="http://schemas.microsoft.com/office/comments/2020/reactions">
          <cr:reaction reactionType="1">
            <cr:reactionInfo dateUtc="2026-02-27T11:01:33Z">
              <cr:user userId="S::haixia.liang@deeeplabs.com::8b96f186-3eec-4c87-82a5-8c64f138bc45" userProvider="AD" userName="Haixia Liang"/>
            </cr:reactionInfo>
          </cr:reaction>
        </cr:reactions>
      </w16:ext>
    </w16cex:extLst>
  </w16cex:commentExtensible>
  <w16cex:commentExtensible w16cex:durableId="2848E211" w16cex:dateUtc="2026-02-27T11:05:00Z"/>
  <w16cex:commentExtensible w16cex:durableId="1483AD5E" w16cex:dateUtc="2026-03-18T05:41:00Z"/>
  <w16cex:commentExtensible w16cex:durableId="1537DE1D" w16cex:dateUtc="2026-03-25T02:44:00Z"/>
  <w16cex:commentExtensible w16cex:durableId="745C3DB7" w16cex:dateUtc="2026-02-23T05:21:00Z">
    <w16cex:extLst>
      <w16:ext w16:uri="{CE6994B0-6A32-4C9F-8C6B-6E91EDA988CE}">
        <cr:reactions xmlns:cr="http://schemas.microsoft.com/office/comments/2020/reactions">
          <cr:reaction reactionType="1">
            <cr:reactionInfo dateUtc="2026-02-27T13:06:11Z">
              <cr:user userId="S::haixia.liang@deeeplabs.com::8b96f186-3eec-4c87-82a5-8c64f138bc45" userProvider="AD" userName="Haixia Liang"/>
            </cr:reactionInfo>
          </cr:reaction>
        </cr:reactions>
      </w16:ext>
    </w16cex:extLst>
  </w16cex:commentExtensible>
  <w16cex:commentExtensible w16cex:durableId="3346F2B0" w16cex:dateUtc="2026-02-27T13:06:00Z"/>
  <w16cex:commentExtensible w16cex:durableId="45856BA7" w16cex:dateUtc="2026-03-13T02:19:00Z"/>
  <w16cex:commentExtensible w16cex:durableId="0B8C7A65" w16cex:dateUtc="2026-03-18T05:42:00Z"/>
  <w16cex:commentExtensible w16cex:durableId="110CBFE4" w16cex:dateUtc="2026-03-25T02:45:00Z"/>
  <w16cex:commentExtensible w16cex:durableId="6D64E9ED" w16cex:dateUtc="2026-02-23T05:18:00Z">
    <w16cex:extLst>
      <w16:ext w16:uri="{CE6994B0-6A32-4C9F-8C6B-6E91EDA988CE}">
        <cr:reactions xmlns:cr="http://schemas.microsoft.com/office/comments/2020/reactions">
          <cr:reaction reactionType="1">
            <cr:reactionInfo dateUtc="2026-02-27T11:16:42Z">
              <cr:user userId="S::haixia.liang@deeeplabs.com::8b96f186-3eec-4c87-82a5-8c64f138bc45" userProvider="AD" userName="Haixia Liang"/>
            </cr:reactionInfo>
          </cr:reaction>
        </cr:reactions>
      </w16:ext>
    </w16cex:extLst>
  </w16cex:commentExtensible>
  <w16cex:commentExtensible w16cex:durableId="57E1212B" w16cex:dateUtc="2026-02-27T12:59:00Z"/>
  <w16cex:commentExtensible w16cex:durableId="16F209BB" w16cex:dateUtc="2026-02-23T05:19:00Z">
    <w16cex:extLst>
      <w16:ext w16:uri="{CE6994B0-6A32-4C9F-8C6B-6E91EDA988CE}">
        <cr:reactions xmlns:cr="http://schemas.microsoft.com/office/comments/2020/reactions">
          <cr:reaction reactionType="1">
            <cr:reactionInfo dateUtc="2026-02-27T11:16:44Z">
              <cr:user userId="S::haixia.liang@deeeplabs.com::8b96f186-3eec-4c87-82a5-8c64f138bc45" userProvider="AD" userName="Haixia Liang"/>
            </cr:reactionInfo>
          </cr:reaction>
        </cr:reactions>
      </w16:ext>
    </w16cex:extLst>
  </w16cex:commentExtensible>
  <w16cex:commentExtensible w16cex:durableId="68341C08" w16cex:dateUtc="2026-02-27T12:59:00Z"/>
  <w16cex:commentExtensible w16cex:durableId="18EBF1DD" w16cex:dateUtc="2026-02-23T05:19:00Z">
    <w16cex:extLst>
      <w16:ext w16:uri="{CE6994B0-6A32-4C9F-8C6B-6E91EDA988CE}">
        <cr:reactions xmlns:cr="http://schemas.microsoft.com/office/comments/2020/reactions">
          <cr:reaction reactionType="1">
            <cr:reactionInfo dateUtc="2026-02-27T11:37:00Z">
              <cr:user userId="S::haixia.liang@deeeplabs.com::8b96f186-3eec-4c87-82a5-8c64f138bc45" userProvider="AD" userName="Haixia Liang"/>
            </cr:reactionInfo>
          </cr:reaction>
        </cr:reactions>
      </w16:ext>
    </w16cex:extLst>
  </w16cex:commentExtensible>
  <w16cex:commentExtensible w16cex:durableId="4FEB398F" w16cex:dateUtc="2026-02-27T11:34:00Z"/>
  <w16cex:commentExtensible w16cex:durableId="08331AF5" w16cex:dateUtc="2026-02-11T09:58:00Z"/>
  <w16cex:commentExtensible w16cex:durableId="19DBF4A7" w16cex:dateUtc="2026-03-13T02:23:00Z"/>
  <w16cex:commentExtensible w16cex:durableId="7AF0C217" w16cex:dateUtc="2026-03-12T16:52:00Z"/>
  <w16cex:commentExtensible w16cex:durableId="250E38CA" w16cex:dateUtc="2026-03-18T06:25:00Z"/>
  <w16cex:commentExtensible w16cex:durableId="45F923F9" w16cex:dateUtc="2026-03-25T02:45:00Z"/>
  <w16cex:commentExtensible w16cex:durableId="63ECE046" w16cex:dateUtc="2026-02-23T05:22:00Z"/>
  <w16cex:commentExtensible w16cex:durableId="33A2AE78" w16cex:dateUtc="2026-03-13T02:24:00Z"/>
  <w16cex:commentExtensible w16cex:durableId="5490AFE0" w16cex:dateUtc="2026-03-18T06:26:00Z"/>
  <w16cex:commentExtensible w16cex:durableId="2F0430C6" w16cex:dateUtc="2026-03-25T02:45:00Z"/>
  <w16cex:commentExtensible w16cex:durableId="1546C699" w16cex:dateUtc="2026-02-23T05:25:00Z">
    <w16cex:extLst>
      <w16:ext w16:uri="{CE6994B0-6A32-4C9F-8C6B-6E91EDA988CE}">
        <cr:reactions xmlns:cr="http://schemas.microsoft.com/office/comments/2020/reactions">
          <cr:reaction reactionType="1">
            <cr:reactionInfo dateUtc="2026-02-27T11:50:50Z">
              <cr:user userId="S::haixia.liang@deeeplabs.com::8b96f186-3eec-4c87-82a5-8c64f138bc45" userProvider="AD" userName="Haixia Liang"/>
            </cr:reactionInfo>
          </cr:reaction>
        </cr:reactions>
      </w16:ext>
    </w16cex:extLst>
  </w16cex:commentExtensible>
  <w16cex:commentExtensible w16cex:durableId="47297164" w16cex:dateUtc="2026-02-27T11:50:00Z"/>
  <w16cex:commentExtensible w16cex:durableId="25C304E7" w16cex:dateUtc="2026-03-18T06:23:00Z"/>
  <w16cex:commentExtensible w16cex:durableId="7165EF87" w16cex:dateUtc="2026-03-25T02:47:00Z"/>
  <w16cex:commentExtensible w16cex:durableId="33D03964" w16cex:dateUtc="2026-03-25T03:42:00Z"/>
  <w16cex:commentExtensible w16cex:durableId="6CD16CFC" w16cex:dateUtc="2026-03-25T04:43:00Z"/>
  <w16cex:commentExtensible w16cex:durableId="69670545" w16cex:dateUtc="2026-03-18T06:18:00Z"/>
  <w16cex:commentExtensible w16cex:durableId="60D75648" w16cex:dateUtc="2026-02-23T05:24:00Z">
    <w16cex:extLst>
      <w16:ext w16:uri="{CE6994B0-6A32-4C9F-8C6B-6E91EDA988CE}">
        <cr:reactions xmlns:cr="http://schemas.microsoft.com/office/comments/2020/reactions">
          <cr:reaction reactionType="1">
            <cr:reactionInfo dateUtc="2026-02-27T11:50:52Z">
              <cr:user userId="S::haixia.liang@deeeplabs.com::8b96f186-3eec-4c87-82a5-8c64f138bc45" userProvider="AD" userName="Haixia Liang"/>
            </cr:reactionInfo>
          </cr:reaction>
        </cr:reactions>
      </w16:ext>
    </w16cex:extLst>
  </w16cex:commentExtensible>
  <w16cex:commentExtensible w16cex:durableId="45DF5DDB" w16cex:dateUtc="2026-02-27T11:46:00Z"/>
  <w16cex:commentExtensible w16cex:durableId="6954D468" w16cex:dateUtc="2026-02-27T11:48:00Z"/>
  <w16cex:commentExtensible w16cex:durableId="2C87F888" w16cex:dateUtc="2026-03-25T03:40:00Z"/>
  <w16cex:commentExtensible w16cex:durableId="7EB8B0EC" w16cex:dateUtc="2026-03-25T04:42:00Z"/>
  <w16cex:commentExtensible w16cex:durableId="31191A76" w16cex:dateUtc="2026-03-13T02:20:00Z"/>
  <w16cex:commentExtensible w16cex:durableId="6B0D0F39" w16cex:dateUtc="2026-03-18T05:43:00Z"/>
  <w16cex:commentExtensible w16cex:durableId="27DD7948" w16cex:dateUtc="2026-03-25T02:45:00Z"/>
  <w16cex:commentExtensible w16cex:durableId="01DF58DA" w16cex:dateUtc="2026-02-23T05:26:00Z"/>
  <w16cex:commentExtensible w16cex:durableId="0DD3117A" w16cex:dateUtc="2026-02-27T13:00:00Z"/>
  <w16cex:commentExtensible w16cex:durableId="2C825A5A" w16cex:dateUtc="2026-02-27T1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A86677" w16cid:durableId="1ED3C9FF"/>
  <w16cid:commentId w16cid:paraId="2E1F01C2" w16cid:durableId="5E68854A"/>
  <w16cid:commentId w16cid:paraId="6B4AEC36" w16cid:durableId="0763A7B7"/>
  <w16cid:commentId w16cid:paraId="03DB16E9" w16cid:durableId="16D0A001"/>
  <w16cid:commentId w16cid:paraId="7C22B6FA" w16cid:durableId="050F30ED"/>
  <w16cid:commentId w16cid:paraId="0F06DDA8" w16cid:durableId="3CDABAF0"/>
  <w16cid:commentId w16cid:paraId="051888D0" w16cid:durableId="5CED095A"/>
  <w16cid:commentId w16cid:paraId="74A41FEC" w16cid:durableId="6B9845AE"/>
  <w16cid:commentId w16cid:paraId="3A341DB0" w16cid:durableId="6DEBAAC2"/>
  <w16cid:commentId w16cid:paraId="08E6AD57" w16cid:durableId="117530F1"/>
  <w16cid:commentId w16cid:paraId="5E6C1E29" w16cid:durableId="786B1A05"/>
  <w16cid:commentId w16cid:paraId="14949CAE" w16cid:durableId="46E6B497"/>
  <w16cid:commentId w16cid:paraId="33DF5EC0" w16cid:durableId="2457D29C"/>
  <w16cid:commentId w16cid:paraId="005D89E1" w16cid:durableId="05DFC2AB"/>
  <w16cid:commentId w16cid:paraId="0DC1A051" w16cid:durableId="0C8F5269"/>
  <w16cid:commentId w16cid:paraId="6B101530" w16cid:durableId="02CBD701"/>
  <w16cid:commentId w16cid:paraId="78230FC2" w16cid:durableId="6C78B289"/>
  <w16cid:commentId w16cid:paraId="3CE29658" w16cid:durableId="7F5F0E37"/>
  <w16cid:commentId w16cid:paraId="4C20224C" w16cid:durableId="2A6F3CB8"/>
  <w16cid:commentId w16cid:paraId="033044A8" w16cid:durableId="6D39A357"/>
  <w16cid:commentId w16cid:paraId="76E9F0F7" w16cid:durableId="226B9438"/>
  <w16cid:commentId w16cid:paraId="76491592" w16cid:durableId="1209EDDE"/>
  <w16cid:commentId w16cid:paraId="41E945F6" w16cid:durableId="22532ABF"/>
  <w16cid:commentId w16cid:paraId="172E4D3C" w16cid:durableId="1EF0D443"/>
  <w16cid:commentId w16cid:paraId="12F9FCCA" w16cid:durableId="4AEE2862"/>
  <w16cid:commentId w16cid:paraId="1093922F" w16cid:durableId="007EE594"/>
  <w16cid:commentId w16cid:paraId="414959BF" w16cid:durableId="7C5D6E65"/>
  <w16cid:commentId w16cid:paraId="607AE099" w16cid:durableId="46931A47"/>
  <w16cid:commentId w16cid:paraId="6F5AD084" w16cid:durableId="0AC2E29E"/>
  <w16cid:commentId w16cid:paraId="64A0B84D" w16cid:durableId="32F308DF"/>
  <w16cid:commentId w16cid:paraId="385FC534" w16cid:durableId="0D0FFE89"/>
  <w16cid:commentId w16cid:paraId="54E25DC3" w16cid:durableId="565F3262"/>
  <w16cid:commentId w16cid:paraId="00460BCB" w16cid:durableId="6965A114"/>
  <w16cid:commentId w16cid:paraId="7C3AC9B4" w16cid:durableId="1877D8DC"/>
  <w16cid:commentId w16cid:paraId="01B0A75E" w16cid:durableId="6DD358DF"/>
  <w16cid:commentId w16cid:paraId="0164C8A0" w16cid:durableId="430E4DF7"/>
  <w16cid:commentId w16cid:paraId="13DB0CD1" w16cid:durableId="0AE16C22"/>
  <w16cid:commentId w16cid:paraId="2E2F5E68" w16cid:durableId="66BB92E7"/>
  <w16cid:commentId w16cid:paraId="0D7E1009" w16cid:durableId="34E6CFE0"/>
  <w16cid:commentId w16cid:paraId="3839E177" w16cid:durableId="6624EDF1"/>
  <w16cid:commentId w16cid:paraId="1F8B74EA" w16cid:durableId="1784755F"/>
  <w16cid:commentId w16cid:paraId="2F5CC6F2" w16cid:durableId="43F02410"/>
  <w16cid:commentId w16cid:paraId="1D1DB000" w16cid:durableId="6787E304"/>
  <w16cid:commentId w16cid:paraId="16F5A248" w16cid:durableId="0C0401ED"/>
  <w16cid:commentId w16cid:paraId="1359B686" w16cid:durableId="00FCBF89"/>
  <w16cid:commentId w16cid:paraId="395D77AA" w16cid:durableId="02995F56"/>
  <w16cid:commentId w16cid:paraId="2A71C4C4" w16cid:durableId="2702E0ED"/>
  <w16cid:commentId w16cid:paraId="5CFDF74C" w16cid:durableId="560FF365"/>
  <w16cid:commentId w16cid:paraId="6E91D743" w16cid:durableId="7FD17B51"/>
  <w16cid:commentId w16cid:paraId="398732D7" w16cid:durableId="7FC4CEAB"/>
  <w16cid:commentId w16cid:paraId="6BFC114F" w16cid:durableId="53E0BC80"/>
  <w16cid:commentId w16cid:paraId="3EEE659A" w16cid:durableId="2D51E03E"/>
  <w16cid:commentId w16cid:paraId="7077C293" w16cid:durableId="487DD559"/>
  <w16cid:commentId w16cid:paraId="3D7073F8" w16cid:durableId="1B232CFA"/>
  <w16cid:commentId w16cid:paraId="1B67409E" w16cid:durableId="0591B497"/>
  <w16cid:commentId w16cid:paraId="266A6F8A" w16cid:durableId="09F61900"/>
  <w16cid:commentId w16cid:paraId="238EEE7E" w16cid:durableId="24647385"/>
  <w16cid:commentId w16cid:paraId="5C45D9EC" w16cid:durableId="2057B507"/>
  <w16cid:commentId w16cid:paraId="2FABA7B3" w16cid:durableId="476E4863"/>
  <w16cid:commentId w16cid:paraId="674D5BB0" w16cid:durableId="5BAC94DF"/>
  <w16cid:commentId w16cid:paraId="4D01DB4B" w16cid:durableId="06EBE5AB"/>
  <w16cid:commentId w16cid:paraId="035A4A57" w16cid:durableId="6E10F10A"/>
  <w16cid:commentId w16cid:paraId="3F232D29" w16cid:durableId="64D3186F"/>
  <w16cid:commentId w16cid:paraId="43885663" w16cid:durableId="2848E211"/>
  <w16cid:commentId w16cid:paraId="6066DB4C" w16cid:durableId="1483AD5E"/>
  <w16cid:commentId w16cid:paraId="348ADB6A" w16cid:durableId="1537DE1D"/>
  <w16cid:commentId w16cid:paraId="48A2D6D3" w16cid:durableId="745C3DB7"/>
  <w16cid:commentId w16cid:paraId="2A183B37" w16cid:durableId="3346F2B0"/>
  <w16cid:commentId w16cid:paraId="29450802" w16cid:durableId="45856BA7"/>
  <w16cid:commentId w16cid:paraId="4134E63D" w16cid:durableId="0B8C7A65"/>
  <w16cid:commentId w16cid:paraId="13641085" w16cid:durableId="110CBFE4"/>
  <w16cid:commentId w16cid:paraId="5AFC99EA" w16cid:durableId="6D64E9ED"/>
  <w16cid:commentId w16cid:paraId="3E87C2F6" w16cid:durableId="57E1212B"/>
  <w16cid:commentId w16cid:paraId="1C3A3A57" w16cid:durableId="16F209BB"/>
  <w16cid:commentId w16cid:paraId="3B42B815" w16cid:durableId="68341C08"/>
  <w16cid:commentId w16cid:paraId="364A2157" w16cid:durableId="18EBF1DD"/>
  <w16cid:commentId w16cid:paraId="54EDE53D" w16cid:durableId="4FEB398F"/>
  <w16cid:commentId w16cid:paraId="45803ECF" w16cid:durableId="08331AF5"/>
  <w16cid:commentId w16cid:paraId="7F35BACD" w16cid:durableId="19DBF4A7"/>
  <w16cid:commentId w16cid:paraId="4B4C4162" w16cid:durableId="7AF0C217"/>
  <w16cid:commentId w16cid:paraId="66E869BA" w16cid:durableId="250E38CA"/>
  <w16cid:commentId w16cid:paraId="3D497F91" w16cid:durableId="45F923F9"/>
  <w16cid:commentId w16cid:paraId="7CC03C2F" w16cid:durableId="63ECE046"/>
  <w16cid:commentId w16cid:paraId="2EB7B449" w16cid:durableId="33A2AE78"/>
  <w16cid:commentId w16cid:paraId="0191CB3C" w16cid:durableId="5490AFE0"/>
  <w16cid:commentId w16cid:paraId="6EC1B7F2" w16cid:durableId="2F0430C6"/>
  <w16cid:commentId w16cid:paraId="4FE2C59A" w16cid:durableId="1546C699"/>
  <w16cid:commentId w16cid:paraId="09595DB8" w16cid:durableId="47297164"/>
  <w16cid:commentId w16cid:paraId="7EDC15DC" w16cid:durableId="25C304E7"/>
  <w16cid:commentId w16cid:paraId="504D0CBA" w16cid:durableId="7165EF87"/>
  <w16cid:commentId w16cid:paraId="2AE036D4" w16cid:durableId="33D03964"/>
  <w16cid:commentId w16cid:paraId="2D4DDB85" w16cid:durableId="6CD16CFC"/>
  <w16cid:commentId w16cid:paraId="106F0253" w16cid:durableId="69670545"/>
  <w16cid:commentId w16cid:paraId="72DF732C" w16cid:durableId="60D75648"/>
  <w16cid:commentId w16cid:paraId="518B42D8" w16cid:durableId="45DF5DDB"/>
  <w16cid:commentId w16cid:paraId="2B60C56B" w16cid:durableId="6954D468"/>
  <w16cid:commentId w16cid:paraId="2D276710" w16cid:durableId="2C87F888"/>
  <w16cid:commentId w16cid:paraId="1734DCB4" w16cid:durableId="7EB8B0EC"/>
  <w16cid:commentId w16cid:paraId="5A5911DD" w16cid:durableId="31191A76"/>
  <w16cid:commentId w16cid:paraId="260F420C" w16cid:durableId="6B0D0F39"/>
  <w16cid:commentId w16cid:paraId="32659C61" w16cid:durableId="27DD7948"/>
  <w16cid:commentId w16cid:paraId="5766CD9E" w16cid:durableId="01DF58DA"/>
  <w16cid:commentId w16cid:paraId="5DF1DF81" w16cid:durableId="0DD3117A"/>
  <w16cid:commentId w16cid:paraId="186D1BAE" w16cid:durableId="2C825A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0EAF" w:rsidP="00642FCB" w:rsidRDefault="00350EAF" w14:paraId="692BCE0B" w14:textId="77777777">
      <w:pPr>
        <w:spacing w:after="0" w:line="240" w:lineRule="auto"/>
      </w:pPr>
      <w:r>
        <w:separator/>
      </w:r>
    </w:p>
  </w:endnote>
  <w:endnote w:type="continuationSeparator" w:id="0">
    <w:p w:rsidR="00350EAF" w:rsidP="00642FCB" w:rsidRDefault="00350EAF" w14:paraId="37C4EAD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A6548" w:rsidR="00642FCB" w:rsidRDefault="009A6548" w14:paraId="13A7711F" w14:textId="7132A430">
    <w:pPr>
      <w:pStyle w:val="Footer"/>
      <w:rPr>
        <w:rFonts w:ascii="Calibri" w:hAnsi="Calibri" w:cs="Calibri"/>
        <w:sz w:val="22"/>
        <w:szCs w:val="22"/>
      </w:rPr>
    </w:pPr>
    <w:r w:rsidRPr="009A6548">
      <w:rPr>
        <w:rFonts w:ascii="Calibri" w:hAnsi="Calibri" w:cs="Calibri"/>
        <w:sz w:val="22"/>
        <w:szCs w:val="22"/>
      </w:rPr>
      <w:t xml:space="preserve"> Deeeplabs Pte. Ltd. | Proprietary and Confidential </w:t>
    </w:r>
    <w:r>
      <w:rPr>
        <w:rFonts w:ascii="Calibri" w:hAnsi="Calibri" w:cs="Calibri"/>
        <w:sz w:val="22"/>
        <w:szCs w:val="22"/>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0EAF" w:rsidP="00642FCB" w:rsidRDefault="00350EAF" w14:paraId="7AD14CBE" w14:textId="77777777">
      <w:pPr>
        <w:spacing w:after="0" w:line="240" w:lineRule="auto"/>
      </w:pPr>
      <w:r>
        <w:separator/>
      </w:r>
    </w:p>
  </w:footnote>
  <w:footnote w:type="continuationSeparator" w:id="0">
    <w:p w:rsidR="00350EAF" w:rsidP="00642FCB" w:rsidRDefault="00350EAF" w14:paraId="4902FE7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9A1A67" w:rsidR="00642FCB" w:rsidRDefault="009A1A67" w14:paraId="16AB73A4" w14:textId="40A04317">
    <w:pPr>
      <w:pStyle w:val="Header"/>
      <w:rPr>
        <w:lang w:val="en-US"/>
      </w:rPr>
    </w:pPr>
    <w:r w:rsidRPr="00AB337E">
      <w:rPr>
        <w:noProof/>
      </w:rPr>
      <w:drawing>
        <wp:anchor distT="0" distB="0" distL="114300" distR="114300" simplePos="0" relativeHeight="251658240" behindDoc="1" locked="0" layoutInCell="1" allowOverlap="1" wp14:anchorId="5F3AB134" wp14:editId="472A64F7">
          <wp:simplePos x="0" y="0"/>
          <wp:positionH relativeFrom="column">
            <wp:posOffset>4241800</wp:posOffset>
          </wp:positionH>
          <wp:positionV relativeFrom="paragraph">
            <wp:posOffset>31115</wp:posOffset>
          </wp:positionV>
          <wp:extent cx="1490345" cy="196850"/>
          <wp:effectExtent l="0" t="0" r="0" b="0"/>
          <wp:wrapTight wrapText="bothSides">
            <wp:wrapPolygon edited="0">
              <wp:start x="0" y="0"/>
              <wp:lineTo x="0" y="18813"/>
              <wp:lineTo x="21259" y="18813"/>
              <wp:lineTo x="21259" y="0"/>
              <wp:lineTo x="0" y="0"/>
            </wp:wrapPolygon>
          </wp:wrapTight>
          <wp:docPr id="26" name="Picture 26"/>
          <wp:cNvGraphicFramePr/>
          <a:graphic xmlns:a="http://schemas.openxmlformats.org/drawingml/2006/main">
            <a:graphicData uri="http://schemas.openxmlformats.org/drawingml/2006/picture">
              <pic:pic xmlns:pic="http://schemas.openxmlformats.org/drawingml/2006/picture">
                <pic:nvPicPr>
                  <pic:cNvPr id="25" name="Google Shape;25;p4"/>
                  <pic:cNvPicPr preferRelativeResize="0"/>
                </pic:nvPicPr>
                <pic:blipFill rotWithShape="1">
                  <a:blip r:embed="rId1" cstate="screen">
                    <a:alphaModFix/>
                    <a:extLst>
                      <a:ext uri="{28A0092B-C50C-407E-A947-70E740481C1C}">
                        <a14:useLocalDpi xmlns:a14="http://schemas.microsoft.com/office/drawing/2010/main" val="0"/>
                      </a:ext>
                    </a:extLst>
                  </a:blip>
                  <a:srcRect/>
                  <a:stretch/>
                </pic:blipFill>
                <pic:spPr>
                  <a:xfrm>
                    <a:off x="0" y="0"/>
                    <a:ext cx="1490345" cy="1968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2D4"/>
    <w:multiLevelType w:val="hybridMultilevel"/>
    <w:tmpl w:val="FFFFFFFF"/>
    <w:lvl w:ilvl="0" w:tplc="4CEE9CD0">
      <w:start w:val="1"/>
      <w:numFmt w:val="bullet"/>
      <w:lvlText w:val="·"/>
      <w:lvlJc w:val="left"/>
      <w:pPr>
        <w:ind w:left="720" w:hanging="360"/>
      </w:pPr>
      <w:rPr>
        <w:rFonts w:hint="default" w:ascii="Symbol" w:hAnsi="Symbol"/>
      </w:rPr>
    </w:lvl>
    <w:lvl w:ilvl="1" w:tplc="76620E62">
      <w:start w:val="1"/>
      <w:numFmt w:val="bullet"/>
      <w:lvlText w:val="o"/>
      <w:lvlJc w:val="left"/>
      <w:pPr>
        <w:ind w:left="1440" w:hanging="360"/>
      </w:pPr>
      <w:rPr>
        <w:rFonts w:hint="default" w:ascii="Courier New" w:hAnsi="Courier New"/>
      </w:rPr>
    </w:lvl>
    <w:lvl w:ilvl="2" w:tplc="1D965B12">
      <w:start w:val="1"/>
      <w:numFmt w:val="bullet"/>
      <w:lvlText w:val=""/>
      <w:lvlJc w:val="left"/>
      <w:pPr>
        <w:ind w:left="2160" w:hanging="360"/>
      </w:pPr>
      <w:rPr>
        <w:rFonts w:hint="default" w:ascii="Wingdings" w:hAnsi="Wingdings"/>
      </w:rPr>
    </w:lvl>
    <w:lvl w:ilvl="3" w:tplc="2EBAFA5C">
      <w:start w:val="1"/>
      <w:numFmt w:val="bullet"/>
      <w:lvlText w:val=""/>
      <w:lvlJc w:val="left"/>
      <w:pPr>
        <w:ind w:left="2880" w:hanging="360"/>
      </w:pPr>
      <w:rPr>
        <w:rFonts w:hint="default" w:ascii="Symbol" w:hAnsi="Symbol"/>
      </w:rPr>
    </w:lvl>
    <w:lvl w:ilvl="4" w:tplc="5D1C6EA0">
      <w:start w:val="1"/>
      <w:numFmt w:val="bullet"/>
      <w:lvlText w:val="o"/>
      <w:lvlJc w:val="left"/>
      <w:pPr>
        <w:ind w:left="3600" w:hanging="360"/>
      </w:pPr>
      <w:rPr>
        <w:rFonts w:hint="default" w:ascii="Courier New" w:hAnsi="Courier New"/>
      </w:rPr>
    </w:lvl>
    <w:lvl w:ilvl="5" w:tplc="69520D66">
      <w:start w:val="1"/>
      <w:numFmt w:val="bullet"/>
      <w:lvlText w:val=""/>
      <w:lvlJc w:val="left"/>
      <w:pPr>
        <w:ind w:left="4320" w:hanging="360"/>
      </w:pPr>
      <w:rPr>
        <w:rFonts w:hint="default" w:ascii="Wingdings" w:hAnsi="Wingdings"/>
      </w:rPr>
    </w:lvl>
    <w:lvl w:ilvl="6" w:tplc="6182518A">
      <w:start w:val="1"/>
      <w:numFmt w:val="bullet"/>
      <w:lvlText w:val=""/>
      <w:lvlJc w:val="left"/>
      <w:pPr>
        <w:ind w:left="5040" w:hanging="360"/>
      </w:pPr>
      <w:rPr>
        <w:rFonts w:hint="default" w:ascii="Symbol" w:hAnsi="Symbol"/>
      </w:rPr>
    </w:lvl>
    <w:lvl w:ilvl="7" w:tplc="7C683606">
      <w:start w:val="1"/>
      <w:numFmt w:val="bullet"/>
      <w:lvlText w:val="o"/>
      <w:lvlJc w:val="left"/>
      <w:pPr>
        <w:ind w:left="5760" w:hanging="360"/>
      </w:pPr>
      <w:rPr>
        <w:rFonts w:hint="default" w:ascii="Courier New" w:hAnsi="Courier New"/>
      </w:rPr>
    </w:lvl>
    <w:lvl w:ilvl="8" w:tplc="CEFC4E7E">
      <w:start w:val="1"/>
      <w:numFmt w:val="bullet"/>
      <w:lvlText w:val=""/>
      <w:lvlJc w:val="left"/>
      <w:pPr>
        <w:ind w:left="6480" w:hanging="360"/>
      </w:pPr>
      <w:rPr>
        <w:rFonts w:hint="default" w:ascii="Wingdings" w:hAnsi="Wingdings"/>
      </w:rPr>
    </w:lvl>
  </w:abstractNum>
  <w:abstractNum w:abstractNumId="1" w15:restartNumberingAfterBreak="0">
    <w:nsid w:val="0205BE7E"/>
    <w:multiLevelType w:val="hybridMultilevel"/>
    <w:tmpl w:val="FFFFFFFF"/>
    <w:lvl w:ilvl="0" w:tplc="04AEDA0A">
      <w:start w:val="1"/>
      <w:numFmt w:val="bullet"/>
      <w:lvlText w:val="·"/>
      <w:lvlJc w:val="left"/>
      <w:pPr>
        <w:ind w:left="720" w:hanging="360"/>
      </w:pPr>
      <w:rPr>
        <w:rFonts w:hint="default" w:ascii="Symbol" w:hAnsi="Symbol"/>
      </w:rPr>
    </w:lvl>
    <w:lvl w:ilvl="1" w:tplc="64D22416">
      <w:start w:val="1"/>
      <w:numFmt w:val="bullet"/>
      <w:lvlText w:val="o"/>
      <w:lvlJc w:val="left"/>
      <w:pPr>
        <w:ind w:left="1440" w:hanging="360"/>
      </w:pPr>
      <w:rPr>
        <w:rFonts w:hint="default" w:ascii="Courier New" w:hAnsi="Courier New"/>
      </w:rPr>
    </w:lvl>
    <w:lvl w:ilvl="2" w:tplc="ABDA6C1E">
      <w:start w:val="1"/>
      <w:numFmt w:val="bullet"/>
      <w:lvlText w:val=""/>
      <w:lvlJc w:val="left"/>
      <w:pPr>
        <w:ind w:left="2160" w:hanging="360"/>
      </w:pPr>
      <w:rPr>
        <w:rFonts w:hint="default" w:ascii="Wingdings" w:hAnsi="Wingdings"/>
      </w:rPr>
    </w:lvl>
    <w:lvl w:ilvl="3" w:tplc="5D94766E">
      <w:start w:val="1"/>
      <w:numFmt w:val="bullet"/>
      <w:lvlText w:val=""/>
      <w:lvlJc w:val="left"/>
      <w:pPr>
        <w:ind w:left="2880" w:hanging="360"/>
      </w:pPr>
      <w:rPr>
        <w:rFonts w:hint="default" w:ascii="Symbol" w:hAnsi="Symbol"/>
      </w:rPr>
    </w:lvl>
    <w:lvl w:ilvl="4" w:tplc="D8F23ED6">
      <w:start w:val="1"/>
      <w:numFmt w:val="bullet"/>
      <w:lvlText w:val="o"/>
      <w:lvlJc w:val="left"/>
      <w:pPr>
        <w:ind w:left="3600" w:hanging="360"/>
      </w:pPr>
      <w:rPr>
        <w:rFonts w:hint="default" w:ascii="Courier New" w:hAnsi="Courier New"/>
      </w:rPr>
    </w:lvl>
    <w:lvl w:ilvl="5" w:tplc="03809DAC">
      <w:start w:val="1"/>
      <w:numFmt w:val="bullet"/>
      <w:lvlText w:val=""/>
      <w:lvlJc w:val="left"/>
      <w:pPr>
        <w:ind w:left="4320" w:hanging="360"/>
      </w:pPr>
      <w:rPr>
        <w:rFonts w:hint="default" w:ascii="Wingdings" w:hAnsi="Wingdings"/>
      </w:rPr>
    </w:lvl>
    <w:lvl w:ilvl="6" w:tplc="4F46A130">
      <w:start w:val="1"/>
      <w:numFmt w:val="bullet"/>
      <w:lvlText w:val=""/>
      <w:lvlJc w:val="left"/>
      <w:pPr>
        <w:ind w:left="5040" w:hanging="360"/>
      </w:pPr>
      <w:rPr>
        <w:rFonts w:hint="default" w:ascii="Symbol" w:hAnsi="Symbol"/>
      </w:rPr>
    </w:lvl>
    <w:lvl w:ilvl="7" w:tplc="218EB1B8">
      <w:start w:val="1"/>
      <w:numFmt w:val="bullet"/>
      <w:lvlText w:val="o"/>
      <w:lvlJc w:val="left"/>
      <w:pPr>
        <w:ind w:left="5760" w:hanging="360"/>
      </w:pPr>
      <w:rPr>
        <w:rFonts w:hint="default" w:ascii="Courier New" w:hAnsi="Courier New"/>
      </w:rPr>
    </w:lvl>
    <w:lvl w:ilvl="8" w:tplc="7408B9E8">
      <w:start w:val="1"/>
      <w:numFmt w:val="bullet"/>
      <w:lvlText w:val=""/>
      <w:lvlJc w:val="left"/>
      <w:pPr>
        <w:ind w:left="6480" w:hanging="360"/>
      </w:pPr>
      <w:rPr>
        <w:rFonts w:hint="default" w:ascii="Wingdings" w:hAnsi="Wingdings"/>
      </w:rPr>
    </w:lvl>
  </w:abstractNum>
  <w:abstractNum w:abstractNumId="2" w15:restartNumberingAfterBreak="0">
    <w:nsid w:val="02D55671"/>
    <w:multiLevelType w:val="multilevel"/>
    <w:tmpl w:val="92D8D848"/>
    <w:lvl w:ilvl="0">
      <w:numFmt w:val="bullet"/>
      <w:lvlText w:val=""/>
      <w:lvlJc w:val="left"/>
      <w:pPr>
        <w:tabs>
          <w:tab w:val="num" w:pos="720"/>
        </w:tabs>
        <w:ind w:left="720" w:hanging="360"/>
      </w:pPr>
      <w:rPr>
        <w:rFonts w:hint="default" w:ascii="Symbol" w:hAnsi="Symbol" w:eastAsiaTheme="minorEastAsia" w:cstheme="minorBidi"/>
      </w:rPr>
    </w:lvl>
    <w:lvl w:ilvl="1">
      <w:numFmt w:val="bullet"/>
      <w:lvlText w:val=""/>
      <w:lvlJc w:val="left"/>
      <w:pPr>
        <w:ind w:left="1440" w:hanging="360"/>
      </w:pPr>
      <w:rPr>
        <w:rFonts w:hint="default" w:ascii="Symbol" w:hAnsi="Symbol" w:eastAsiaTheme="minorEastAsia" w:cstheme="minorBidi"/>
      </w:rPr>
    </w:lvl>
    <w:lvl w:ilvl="2">
      <w:start w:val="1"/>
      <w:numFmt w:val="decimal"/>
      <w:lvlText w:val="%3."/>
      <w:lvlJc w:val="left"/>
      <w:pPr>
        <w:tabs>
          <w:tab w:val="num" w:pos="2160"/>
        </w:tabs>
        <w:ind w:left="2160" w:hanging="360"/>
      </w:pPr>
      <w:rPr>
        <w:rFonts w:hint="default"/>
      </w:rPr>
    </w:lvl>
    <w:lvl w:ilvl="3">
      <w:numFmt w:val="bullet"/>
      <w:lvlText w:val=""/>
      <w:lvlJc w:val="left"/>
      <w:pPr>
        <w:ind w:left="2880" w:hanging="360"/>
      </w:pPr>
      <w:rPr>
        <w:rFonts w:hint="default" w:ascii="Symbol" w:hAnsi="Symbol" w:eastAsiaTheme="minorEastAsia" w:cstheme="minorBidi"/>
      </w:rPr>
    </w:lvl>
    <w:lvl w:ilvl="4" w:tentative="1">
      <w:start w:val="1"/>
      <w:numFmt w:val="decimal"/>
      <w:lvlText w:val="%5."/>
      <w:lvlJc w:val="left"/>
      <w:pPr>
        <w:tabs>
          <w:tab w:val="num" w:pos="3600"/>
        </w:tabs>
        <w:ind w:left="3600" w:hanging="360"/>
      </w:pPr>
      <w:rPr>
        <w:rFonts w:hint="default"/>
      </w:rPr>
    </w:lvl>
    <w:lvl w:ilvl="5">
      <w:numFmt w:val="bullet"/>
      <w:lvlText w:val=""/>
      <w:lvlJc w:val="left"/>
      <w:pPr>
        <w:ind w:left="720" w:hanging="360"/>
      </w:pPr>
      <w:rPr>
        <w:rFonts w:hint="default" w:ascii="Symbol" w:hAnsi="Symbol" w:eastAsiaTheme="minorEastAsia" w:cstheme="minorBidi"/>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3" w15:restartNumberingAfterBreak="0">
    <w:nsid w:val="039A4C94"/>
    <w:multiLevelType w:val="hybridMultilevel"/>
    <w:tmpl w:val="22A6B91A"/>
    <w:lvl w:ilvl="0" w:tplc="48090001">
      <w:start w:val="1"/>
      <w:numFmt w:val="bullet"/>
      <w:lvlText w:val=""/>
      <w:lvlJc w:val="left"/>
      <w:pPr>
        <w:ind w:left="1080" w:hanging="360"/>
      </w:pPr>
      <w:rPr>
        <w:rFonts w:hint="default" w:ascii="Symbol" w:hAnsi="Symbol"/>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5CB75D6"/>
    <w:multiLevelType w:val="multilevel"/>
    <w:tmpl w:val="E9E24368"/>
    <w:lvl w:ilvl="0">
      <w:start w:val="1"/>
      <w:numFmt w:val="bullet"/>
      <w:lvlText w:val=""/>
      <w:lvlJc w:val="left"/>
      <w:pPr>
        <w:tabs>
          <w:tab w:val="num" w:pos="720"/>
        </w:tabs>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decimal"/>
      <w:lvlText w:val="%3."/>
      <w:lvlJc w:val="left"/>
      <w:pPr>
        <w:tabs>
          <w:tab w:val="num" w:pos="2160"/>
        </w:tabs>
        <w:ind w:left="2160" w:hanging="360"/>
      </w:pPr>
    </w:lvl>
    <w:lvl w:ilvl="3">
      <w:numFmt w:val="bullet"/>
      <w:lvlText w:val=""/>
      <w:lvlJc w:val="left"/>
      <w:pPr>
        <w:ind w:left="2880" w:hanging="360"/>
      </w:pPr>
      <w:rPr>
        <w:rFonts w:hint="default" w:ascii="Symbol" w:hAnsi="Symbol" w:eastAsiaTheme="minorEastAsia" w:cstheme="minorBidi"/>
      </w:rPr>
    </w:lvl>
    <w:lvl w:ilvl="4" w:tentative="1">
      <w:start w:val="1"/>
      <w:numFmt w:val="decimal"/>
      <w:lvlText w:val="%5."/>
      <w:lvlJc w:val="left"/>
      <w:pPr>
        <w:tabs>
          <w:tab w:val="num" w:pos="3600"/>
        </w:tabs>
        <w:ind w:left="3600" w:hanging="360"/>
      </w:pPr>
    </w:lvl>
    <w:lvl w:ilvl="5">
      <w:numFmt w:val="bullet"/>
      <w:lvlText w:val=""/>
      <w:lvlJc w:val="left"/>
      <w:pPr>
        <w:ind w:left="720" w:hanging="360"/>
      </w:pPr>
      <w:rPr>
        <w:rFonts w:hint="default" w:ascii="Symbol" w:hAnsi="Symbol" w:eastAsiaTheme="minorEastAsia" w:cstheme="minorBidi"/>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1C2114"/>
    <w:multiLevelType w:val="hybridMultilevel"/>
    <w:tmpl w:val="4BF45188"/>
    <w:lvl w:ilvl="0" w:tplc="4809000F">
      <w:start w:val="1"/>
      <w:numFmt w:val="decimal"/>
      <w:lvlText w:val="%1."/>
      <w:lvlJc w:val="left"/>
      <w:pPr>
        <w:ind w:left="720" w:hanging="360"/>
      </w:pPr>
    </w:lvl>
    <w:lvl w:ilvl="1" w:tplc="48090001">
      <w:start w:val="1"/>
      <w:numFmt w:val="bullet"/>
      <w:lvlText w:val=""/>
      <w:lvlJc w:val="left"/>
      <w:pPr>
        <w:ind w:left="1080" w:hanging="360"/>
      </w:pPr>
      <w:rPr>
        <w:rFonts w:hint="default" w:ascii="Symbol" w:hAnsi="Symbol"/>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09286963"/>
    <w:multiLevelType w:val="multilevel"/>
    <w:tmpl w:val="449C657E"/>
    <w:lvl w:ilvl="0">
      <w:start w:val="1"/>
      <w:numFmt w:val="bullet"/>
      <w:lvlText w:val=""/>
      <w:lvlJc w:val="left"/>
      <w:pPr>
        <w:tabs>
          <w:tab w:val="num" w:pos="720"/>
        </w:tabs>
        <w:ind w:left="720" w:hanging="360"/>
      </w:pPr>
      <w:rPr>
        <w:rFonts w:hint="default" w:ascii="Symbol" w:hAnsi="Symbol" w:cs="Calibri"/>
      </w:rPr>
    </w:lvl>
    <w:lvl w:ilvl="1">
      <w:numFmt w:val="bullet"/>
      <w:lvlText w:val=""/>
      <w:lvlJc w:val="left"/>
      <w:pPr>
        <w:ind w:left="1440" w:hanging="360"/>
      </w:pPr>
      <w:rPr>
        <w:rFonts w:hint="default" w:ascii="Symbol" w:hAnsi="Symbol" w:eastAsiaTheme="minorEastAsia" w:cstheme="minorBidi"/>
      </w:rPr>
    </w:lvl>
    <w:lvl w:ilvl="2">
      <w:start w:val="1"/>
      <w:numFmt w:val="decimal"/>
      <w:lvlText w:val="%3."/>
      <w:lvlJc w:val="left"/>
      <w:pPr>
        <w:tabs>
          <w:tab w:val="num" w:pos="2160"/>
        </w:tabs>
        <w:ind w:left="2160" w:hanging="360"/>
      </w:pPr>
      <w:rPr>
        <w:rFonts w:hint="default"/>
      </w:rPr>
    </w:lvl>
    <w:lvl w:ilvl="3">
      <w:numFmt w:val="bullet"/>
      <w:lvlText w:val=""/>
      <w:lvlJc w:val="left"/>
      <w:pPr>
        <w:ind w:left="2880" w:hanging="360"/>
      </w:pPr>
      <w:rPr>
        <w:rFonts w:hint="default" w:ascii="Symbol" w:hAnsi="Symbol" w:eastAsiaTheme="minorEastAsia" w:cstheme="minorBidi"/>
      </w:rPr>
    </w:lvl>
    <w:lvl w:ilvl="4">
      <w:start w:val="1"/>
      <w:numFmt w:val="decimal"/>
      <w:lvlText w:val="%5."/>
      <w:lvlJc w:val="left"/>
      <w:pPr>
        <w:tabs>
          <w:tab w:val="num" w:pos="3600"/>
        </w:tabs>
        <w:ind w:left="3600" w:hanging="360"/>
      </w:pPr>
      <w:rPr>
        <w:rFonts w:hint="default"/>
      </w:rPr>
    </w:lvl>
    <w:lvl w:ilvl="5">
      <w:start w:val="1"/>
      <w:numFmt w:val="bullet"/>
      <w:lvlText w:val=""/>
      <w:lvlJc w:val="left"/>
      <w:pPr>
        <w:ind w:left="4320" w:hanging="360"/>
      </w:pPr>
      <w:rPr>
        <w:rFonts w:hint="default" w:ascii="Symbol" w:hAnsi="Symbol" w:cs="Calibri"/>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094418E1"/>
    <w:multiLevelType w:val="multilevel"/>
    <w:tmpl w:val="54220022"/>
    <w:lvl w:ilvl="0">
      <w:start w:val="7"/>
      <w:numFmt w:val="decimal"/>
      <w:lvlText w:val="%1."/>
      <w:lvlJc w:val="left"/>
      <w:pPr>
        <w:tabs>
          <w:tab w:val="num" w:pos="720"/>
        </w:tabs>
        <w:ind w:left="720" w:hanging="360"/>
      </w:pPr>
      <w:rPr>
        <w:rFonts w:hint="default"/>
      </w:rPr>
    </w:lvl>
    <w:lvl w:ilvl="1">
      <w:start w:val="5"/>
      <w:numFmt w:val="bullet"/>
      <w:lvlText w:val=""/>
      <w:lvlJc w:val="left"/>
      <w:pPr>
        <w:ind w:left="1440" w:hanging="360"/>
      </w:pPr>
      <w:rPr>
        <w:rFonts w:hint="default" w:ascii="Symbol" w:hAnsi="Symbol" w:eastAsiaTheme="minorEastAsia" w:cstheme="minorBidi"/>
      </w:rPr>
    </w:lvl>
    <w:lvl w:ilvl="2">
      <w:start w:val="2"/>
      <w:numFmt w:val="decimal"/>
      <w:lvlText w:val="%3."/>
      <w:lvlJc w:val="left"/>
      <w:pPr>
        <w:tabs>
          <w:tab w:val="num" w:pos="2160"/>
        </w:tabs>
        <w:ind w:left="2160" w:hanging="360"/>
      </w:pPr>
      <w:rPr>
        <w:rFonts w:hint="default"/>
      </w:rPr>
    </w:lvl>
    <w:lvl w:ilvl="3">
      <w:numFmt w:val="bullet"/>
      <w:lvlText w:val=""/>
      <w:lvlJc w:val="left"/>
      <w:pPr>
        <w:ind w:left="2880" w:hanging="360"/>
      </w:pPr>
      <w:rPr>
        <w:rFonts w:hint="default" w:ascii="Symbol" w:hAnsi="Symbol" w:eastAsiaTheme="minorEastAsia" w:cstheme="minorBidi"/>
      </w:rPr>
    </w:lvl>
    <w:lvl w:ilvl="4">
      <w:start w:val="1"/>
      <w:numFmt w:val="decimal"/>
      <w:lvlText w:val="%5."/>
      <w:lvlJc w:val="left"/>
      <w:pPr>
        <w:tabs>
          <w:tab w:val="num" w:pos="3600"/>
        </w:tabs>
        <w:ind w:left="3600" w:hanging="360"/>
      </w:pPr>
      <w:rPr>
        <w:rFonts w:hint="default"/>
      </w:rPr>
    </w:lvl>
    <w:lvl w:ilvl="5">
      <w:start w:val="1"/>
      <w:numFmt w:val="bullet"/>
      <w:lvlText w:val=""/>
      <w:lvlJc w:val="left"/>
      <w:pPr>
        <w:ind w:left="4320" w:hanging="360"/>
      </w:pPr>
      <w:rPr>
        <w:rFonts w:hint="default" w:ascii="Symbol" w:hAnsi="Symbol" w:cs="Calibri"/>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0B0F5F1F"/>
    <w:multiLevelType w:val="multilevel"/>
    <w:tmpl w:val="FD08B92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D290C1C"/>
    <w:multiLevelType w:val="multilevel"/>
    <w:tmpl w:val="1B90C05A"/>
    <w:lvl w:ilvl="0">
      <w:start w:val="1"/>
      <w:numFmt w:val="bullet"/>
      <w:lvlText w:val=""/>
      <w:lvlJc w:val="left"/>
      <w:pPr>
        <w:tabs>
          <w:tab w:val="num" w:pos="720"/>
        </w:tabs>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numFmt w:val="bullet"/>
      <w:lvlText w:val=""/>
      <w:lvlJc w:val="left"/>
      <w:pPr>
        <w:ind w:left="2880" w:hanging="360"/>
      </w:pPr>
      <w:rPr>
        <w:rFonts w:hint="default" w:ascii="Symbol" w:hAnsi="Symbol" w:eastAsiaTheme="minorEastAsia" w:cstheme="minorBidi"/>
      </w:rPr>
    </w:lvl>
    <w:lvl w:ilvl="4" w:tentative="1">
      <w:start w:val="1"/>
      <w:numFmt w:val="decimal"/>
      <w:lvlText w:val="%5."/>
      <w:lvlJc w:val="left"/>
      <w:pPr>
        <w:tabs>
          <w:tab w:val="num" w:pos="3600"/>
        </w:tabs>
        <w:ind w:left="3600" w:hanging="360"/>
      </w:pPr>
    </w:lvl>
    <w:lvl w:ilvl="5">
      <w:numFmt w:val="bullet"/>
      <w:lvlText w:val=""/>
      <w:lvlJc w:val="left"/>
      <w:pPr>
        <w:ind w:left="720" w:hanging="360"/>
      </w:pPr>
      <w:rPr>
        <w:rFonts w:hint="default" w:ascii="Symbol" w:hAnsi="Symbol" w:eastAsiaTheme="minorEastAsia" w:cstheme="minorBidi"/>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12DAAC"/>
    <w:multiLevelType w:val="hybridMultilevel"/>
    <w:tmpl w:val="FFFFFFFF"/>
    <w:lvl w:ilvl="0" w:tplc="2A008B38">
      <w:start w:val="1"/>
      <w:numFmt w:val="bullet"/>
      <w:lvlText w:val="·"/>
      <w:lvlJc w:val="left"/>
      <w:pPr>
        <w:ind w:left="720" w:hanging="360"/>
      </w:pPr>
      <w:rPr>
        <w:rFonts w:hint="default" w:ascii="Symbol" w:hAnsi="Symbol"/>
      </w:rPr>
    </w:lvl>
    <w:lvl w:ilvl="1" w:tplc="67CEC056">
      <w:start w:val="1"/>
      <w:numFmt w:val="bullet"/>
      <w:lvlText w:val="o"/>
      <w:lvlJc w:val="left"/>
      <w:pPr>
        <w:ind w:left="1440" w:hanging="360"/>
      </w:pPr>
      <w:rPr>
        <w:rFonts w:hint="default" w:ascii="Symbol" w:hAnsi="Symbol"/>
      </w:rPr>
    </w:lvl>
    <w:lvl w:ilvl="2" w:tplc="50B8162A">
      <w:start w:val="1"/>
      <w:numFmt w:val="bullet"/>
      <w:lvlText w:val=""/>
      <w:lvlJc w:val="left"/>
      <w:pPr>
        <w:ind w:left="2160" w:hanging="360"/>
      </w:pPr>
      <w:rPr>
        <w:rFonts w:hint="default" w:ascii="Wingdings" w:hAnsi="Wingdings"/>
      </w:rPr>
    </w:lvl>
    <w:lvl w:ilvl="3" w:tplc="C492A3DE">
      <w:start w:val="1"/>
      <w:numFmt w:val="bullet"/>
      <w:lvlText w:val=""/>
      <w:lvlJc w:val="left"/>
      <w:pPr>
        <w:ind w:left="2880" w:hanging="360"/>
      </w:pPr>
      <w:rPr>
        <w:rFonts w:hint="default" w:ascii="Symbol" w:hAnsi="Symbol"/>
      </w:rPr>
    </w:lvl>
    <w:lvl w:ilvl="4" w:tplc="E39096D4">
      <w:start w:val="1"/>
      <w:numFmt w:val="bullet"/>
      <w:lvlText w:val="o"/>
      <w:lvlJc w:val="left"/>
      <w:pPr>
        <w:ind w:left="3600" w:hanging="360"/>
      </w:pPr>
      <w:rPr>
        <w:rFonts w:hint="default" w:ascii="Courier New" w:hAnsi="Courier New"/>
      </w:rPr>
    </w:lvl>
    <w:lvl w:ilvl="5" w:tplc="CF0EC52A">
      <w:start w:val="1"/>
      <w:numFmt w:val="bullet"/>
      <w:lvlText w:val=""/>
      <w:lvlJc w:val="left"/>
      <w:pPr>
        <w:ind w:left="4320" w:hanging="360"/>
      </w:pPr>
      <w:rPr>
        <w:rFonts w:hint="default" w:ascii="Wingdings" w:hAnsi="Wingdings"/>
      </w:rPr>
    </w:lvl>
    <w:lvl w:ilvl="6" w:tplc="6B2AC2BA">
      <w:start w:val="1"/>
      <w:numFmt w:val="bullet"/>
      <w:lvlText w:val=""/>
      <w:lvlJc w:val="left"/>
      <w:pPr>
        <w:ind w:left="5040" w:hanging="360"/>
      </w:pPr>
      <w:rPr>
        <w:rFonts w:hint="default" w:ascii="Symbol" w:hAnsi="Symbol"/>
      </w:rPr>
    </w:lvl>
    <w:lvl w:ilvl="7" w:tplc="CA107DD0">
      <w:start w:val="1"/>
      <w:numFmt w:val="bullet"/>
      <w:lvlText w:val="o"/>
      <w:lvlJc w:val="left"/>
      <w:pPr>
        <w:ind w:left="5760" w:hanging="360"/>
      </w:pPr>
      <w:rPr>
        <w:rFonts w:hint="default" w:ascii="Courier New" w:hAnsi="Courier New"/>
      </w:rPr>
    </w:lvl>
    <w:lvl w:ilvl="8" w:tplc="22A2FC82">
      <w:start w:val="1"/>
      <w:numFmt w:val="bullet"/>
      <w:lvlText w:val=""/>
      <w:lvlJc w:val="left"/>
      <w:pPr>
        <w:ind w:left="6480" w:hanging="360"/>
      </w:pPr>
      <w:rPr>
        <w:rFonts w:hint="default" w:ascii="Wingdings" w:hAnsi="Wingdings"/>
      </w:rPr>
    </w:lvl>
  </w:abstractNum>
  <w:abstractNum w:abstractNumId="11" w15:restartNumberingAfterBreak="0">
    <w:nsid w:val="0E409ACB"/>
    <w:multiLevelType w:val="hybridMultilevel"/>
    <w:tmpl w:val="FFFFFFFF"/>
    <w:lvl w:ilvl="0" w:tplc="E03AC4EA">
      <w:start w:val="1"/>
      <w:numFmt w:val="bullet"/>
      <w:lvlText w:val="·"/>
      <w:lvlJc w:val="left"/>
      <w:pPr>
        <w:ind w:left="720" w:hanging="360"/>
      </w:pPr>
      <w:rPr>
        <w:rFonts w:hint="default" w:ascii="Symbol" w:hAnsi="Symbol"/>
      </w:rPr>
    </w:lvl>
    <w:lvl w:ilvl="1" w:tplc="C7B4D078">
      <w:start w:val="1"/>
      <w:numFmt w:val="bullet"/>
      <w:lvlText w:val="o"/>
      <w:lvlJc w:val="left"/>
      <w:pPr>
        <w:ind w:left="1440" w:hanging="360"/>
      </w:pPr>
      <w:rPr>
        <w:rFonts w:hint="default" w:ascii="Courier New" w:hAnsi="Courier New"/>
      </w:rPr>
    </w:lvl>
    <w:lvl w:ilvl="2" w:tplc="0FFEFE42">
      <w:start w:val="1"/>
      <w:numFmt w:val="bullet"/>
      <w:lvlText w:val=""/>
      <w:lvlJc w:val="left"/>
      <w:pPr>
        <w:ind w:left="2160" w:hanging="360"/>
      </w:pPr>
      <w:rPr>
        <w:rFonts w:hint="default" w:ascii="Wingdings" w:hAnsi="Wingdings"/>
      </w:rPr>
    </w:lvl>
    <w:lvl w:ilvl="3" w:tplc="F0EC40CA">
      <w:start w:val="1"/>
      <w:numFmt w:val="bullet"/>
      <w:lvlText w:val=""/>
      <w:lvlJc w:val="left"/>
      <w:pPr>
        <w:ind w:left="2880" w:hanging="360"/>
      </w:pPr>
      <w:rPr>
        <w:rFonts w:hint="default" w:ascii="Symbol" w:hAnsi="Symbol"/>
      </w:rPr>
    </w:lvl>
    <w:lvl w:ilvl="4" w:tplc="D64246AE">
      <w:start w:val="1"/>
      <w:numFmt w:val="bullet"/>
      <w:lvlText w:val="o"/>
      <w:lvlJc w:val="left"/>
      <w:pPr>
        <w:ind w:left="3600" w:hanging="360"/>
      </w:pPr>
      <w:rPr>
        <w:rFonts w:hint="default" w:ascii="Courier New" w:hAnsi="Courier New"/>
      </w:rPr>
    </w:lvl>
    <w:lvl w:ilvl="5" w:tplc="E850FF24">
      <w:start w:val="1"/>
      <w:numFmt w:val="bullet"/>
      <w:lvlText w:val=""/>
      <w:lvlJc w:val="left"/>
      <w:pPr>
        <w:ind w:left="4320" w:hanging="360"/>
      </w:pPr>
      <w:rPr>
        <w:rFonts w:hint="default" w:ascii="Wingdings" w:hAnsi="Wingdings"/>
      </w:rPr>
    </w:lvl>
    <w:lvl w:ilvl="6" w:tplc="9A56526A">
      <w:start w:val="1"/>
      <w:numFmt w:val="bullet"/>
      <w:lvlText w:val=""/>
      <w:lvlJc w:val="left"/>
      <w:pPr>
        <w:ind w:left="5040" w:hanging="360"/>
      </w:pPr>
      <w:rPr>
        <w:rFonts w:hint="default" w:ascii="Symbol" w:hAnsi="Symbol"/>
      </w:rPr>
    </w:lvl>
    <w:lvl w:ilvl="7" w:tplc="1648506C">
      <w:start w:val="1"/>
      <w:numFmt w:val="bullet"/>
      <w:lvlText w:val="o"/>
      <w:lvlJc w:val="left"/>
      <w:pPr>
        <w:ind w:left="5760" w:hanging="360"/>
      </w:pPr>
      <w:rPr>
        <w:rFonts w:hint="default" w:ascii="Courier New" w:hAnsi="Courier New"/>
      </w:rPr>
    </w:lvl>
    <w:lvl w:ilvl="8" w:tplc="A7B2D5A8">
      <w:start w:val="1"/>
      <w:numFmt w:val="bullet"/>
      <w:lvlText w:val=""/>
      <w:lvlJc w:val="left"/>
      <w:pPr>
        <w:ind w:left="6480" w:hanging="360"/>
      </w:pPr>
      <w:rPr>
        <w:rFonts w:hint="default" w:ascii="Wingdings" w:hAnsi="Wingdings"/>
      </w:rPr>
    </w:lvl>
  </w:abstractNum>
  <w:abstractNum w:abstractNumId="12" w15:restartNumberingAfterBreak="0">
    <w:nsid w:val="111794E8"/>
    <w:multiLevelType w:val="hybridMultilevel"/>
    <w:tmpl w:val="FFFFFFFF"/>
    <w:lvl w:ilvl="0" w:tplc="39FCDDEE">
      <w:start w:val="1"/>
      <w:numFmt w:val="bullet"/>
      <w:lvlText w:val="·"/>
      <w:lvlJc w:val="left"/>
      <w:pPr>
        <w:ind w:left="720" w:hanging="360"/>
      </w:pPr>
      <w:rPr>
        <w:rFonts w:hint="default" w:ascii="Symbol" w:hAnsi="Symbol"/>
      </w:rPr>
    </w:lvl>
    <w:lvl w:ilvl="1" w:tplc="B4803CBA">
      <w:start w:val="1"/>
      <w:numFmt w:val="bullet"/>
      <w:lvlText w:val="o"/>
      <w:lvlJc w:val="left"/>
      <w:pPr>
        <w:ind w:left="1440" w:hanging="360"/>
      </w:pPr>
      <w:rPr>
        <w:rFonts w:hint="default" w:ascii="Symbol" w:hAnsi="Symbol"/>
      </w:rPr>
    </w:lvl>
    <w:lvl w:ilvl="2" w:tplc="F6C0C8A4">
      <w:start w:val="1"/>
      <w:numFmt w:val="bullet"/>
      <w:lvlText w:val=""/>
      <w:lvlJc w:val="left"/>
      <w:pPr>
        <w:ind w:left="2160" w:hanging="360"/>
      </w:pPr>
      <w:rPr>
        <w:rFonts w:hint="default" w:ascii="Wingdings" w:hAnsi="Wingdings"/>
      </w:rPr>
    </w:lvl>
    <w:lvl w:ilvl="3" w:tplc="E5880EE2">
      <w:start w:val="1"/>
      <w:numFmt w:val="bullet"/>
      <w:lvlText w:val=""/>
      <w:lvlJc w:val="left"/>
      <w:pPr>
        <w:ind w:left="2880" w:hanging="360"/>
      </w:pPr>
      <w:rPr>
        <w:rFonts w:hint="default" w:ascii="Symbol" w:hAnsi="Symbol"/>
      </w:rPr>
    </w:lvl>
    <w:lvl w:ilvl="4" w:tplc="768C35AC">
      <w:start w:val="1"/>
      <w:numFmt w:val="bullet"/>
      <w:lvlText w:val="o"/>
      <w:lvlJc w:val="left"/>
      <w:pPr>
        <w:ind w:left="3600" w:hanging="360"/>
      </w:pPr>
      <w:rPr>
        <w:rFonts w:hint="default" w:ascii="Courier New" w:hAnsi="Courier New"/>
      </w:rPr>
    </w:lvl>
    <w:lvl w:ilvl="5" w:tplc="7C2ADBDC">
      <w:start w:val="1"/>
      <w:numFmt w:val="bullet"/>
      <w:lvlText w:val=""/>
      <w:lvlJc w:val="left"/>
      <w:pPr>
        <w:ind w:left="4320" w:hanging="360"/>
      </w:pPr>
      <w:rPr>
        <w:rFonts w:hint="default" w:ascii="Wingdings" w:hAnsi="Wingdings"/>
      </w:rPr>
    </w:lvl>
    <w:lvl w:ilvl="6" w:tplc="001C75E8">
      <w:start w:val="1"/>
      <w:numFmt w:val="bullet"/>
      <w:lvlText w:val=""/>
      <w:lvlJc w:val="left"/>
      <w:pPr>
        <w:ind w:left="5040" w:hanging="360"/>
      </w:pPr>
      <w:rPr>
        <w:rFonts w:hint="default" w:ascii="Symbol" w:hAnsi="Symbol"/>
      </w:rPr>
    </w:lvl>
    <w:lvl w:ilvl="7" w:tplc="D64234A6">
      <w:start w:val="1"/>
      <w:numFmt w:val="bullet"/>
      <w:lvlText w:val="o"/>
      <w:lvlJc w:val="left"/>
      <w:pPr>
        <w:ind w:left="5760" w:hanging="360"/>
      </w:pPr>
      <w:rPr>
        <w:rFonts w:hint="default" w:ascii="Courier New" w:hAnsi="Courier New"/>
      </w:rPr>
    </w:lvl>
    <w:lvl w:ilvl="8" w:tplc="41D63FF6">
      <w:start w:val="1"/>
      <w:numFmt w:val="bullet"/>
      <w:lvlText w:val=""/>
      <w:lvlJc w:val="left"/>
      <w:pPr>
        <w:ind w:left="6480" w:hanging="360"/>
      </w:pPr>
      <w:rPr>
        <w:rFonts w:hint="default" w:ascii="Wingdings" w:hAnsi="Wingdings"/>
      </w:rPr>
    </w:lvl>
  </w:abstractNum>
  <w:abstractNum w:abstractNumId="13" w15:restartNumberingAfterBreak="0">
    <w:nsid w:val="12E871CA"/>
    <w:multiLevelType w:val="multilevel"/>
    <w:tmpl w:val="5A70E78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5AE56C2"/>
    <w:multiLevelType w:val="hybridMultilevel"/>
    <w:tmpl w:val="248A2CC4"/>
    <w:lvl w:ilvl="0" w:tplc="22B6F5E8">
      <w:start w:val="1"/>
      <w:numFmt w:val="decimal"/>
      <w:lvlText w:val="%1."/>
      <w:lvlJc w:val="left"/>
      <w:pPr>
        <w:tabs>
          <w:tab w:val="num" w:pos="720"/>
        </w:tabs>
        <w:ind w:left="720" w:hanging="360"/>
      </w:pPr>
    </w:lvl>
    <w:lvl w:ilvl="1" w:tplc="7480D568" w:tentative="1">
      <w:start w:val="1"/>
      <w:numFmt w:val="bullet"/>
      <w:lvlText w:val=""/>
      <w:lvlJc w:val="left"/>
      <w:pPr>
        <w:tabs>
          <w:tab w:val="num" w:pos="1440"/>
        </w:tabs>
        <w:ind w:left="1440" w:hanging="360"/>
      </w:pPr>
      <w:rPr>
        <w:rFonts w:hint="default" w:ascii="Symbol" w:hAnsi="Symbol"/>
      </w:rPr>
    </w:lvl>
    <w:lvl w:ilvl="2" w:tplc="857677F6" w:tentative="1">
      <w:start w:val="1"/>
      <w:numFmt w:val="decimal"/>
      <w:lvlText w:val="%3."/>
      <w:lvlJc w:val="left"/>
      <w:pPr>
        <w:tabs>
          <w:tab w:val="num" w:pos="2160"/>
        </w:tabs>
        <w:ind w:left="2160" w:hanging="360"/>
      </w:pPr>
    </w:lvl>
    <w:lvl w:ilvl="3" w:tplc="94EC94DC" w:tentative="1">
      <w:start w:val="1"/>
      <w:numFmt w:val="decimal"/>
      <w:lvlText w:val="%4."/>
      <w:lvlJc w:val="left"/>
      <w:pPr>
        <w:tabs>
          <w:tab w:val="num" w:pos="2880"/>
        </w:tabs>
        <w:ind w:left="2880" w:hanging="360"/>
      </w:pPr>
    </w:lvl>
    <w:lvl w:ilvl="4" w:tplc="45960D0E" w:tentative="1">
      <w:start w:val="1"/>
      <w:numFmt w:val="decimal"/>
      <w:lvlText w:val="%5."/>
      <w:lvlJc w:val="left"/>
      <w:pPr>
        <w:tabs>
          <w:tab w:val="num" w:pos="3600"/>
        </w:tabs>
        <w:ind w:left="3600" w:hanging="360"/>
      </w:pPr>
    </w:lvl>
    <w:lvl w:ilvl="5" w:tplc="1EC6EBC6" w:tentative="1">
      <w:start w:val="1"/>
      <w:numFmt w:val="decimal"/>
      <w:lvlText w:val="%6."/>
      <w:lvlJc w:val="left"/>
      <w:pPr>
        <w:tabs>
          <w:tab w:val="num" w:pos="4320"/>
        </w:tabs>
        <w:ind w:left="4320" w:hanging="360"/>
      </w:pPr>
    </w:lvl>
    <w:lvl w:ilvl="6" w:tplc="A7284A06" w:tentative="1">
      <w:start w:val="1"/>
      <w:numFmt w:val="decimal"/>
      <w:lvlText w:val="%7."/>
      <w:lvlJc w:val="left"/>
      <w:pPr>
        <w:tabs>
          <w:tab w:val="num" w:pos="5040"/>
        </w:tabs>
        <w:ind w:left="5040" w:hanging="360"/>
      </w:pPr>
    </w:lvl>
    <w:lvl w:ilvl="7" w:tplc="554CCB58" w:tentative="1">
      <w:start w:val="1"/>
      <w:numFmt w:val="decimal"/>
      <w:lvlText w:val="%8."/>
      <w:lvlJc w:val="left"/>
      <w:pPr>
        <w:tabs>
          <w:tab w:val="num" w:pos="5760"/>
        </w:tabs>
        <w:ind w:left="5760" w:hanging="360"/>
      </w:pPr>
    </w:lvl>
    <w:lvl w:ilvl="8" w:tplc="87E276D6" w:tentative="1">
      <w:start w:val="1"/>
      <w:numFmt w:val="decimal"/>
      <w:lvlText w:val="%9."/>
      <w:lvlJc w:val="left"/>
      <w:pPr>
        <w:tabs>
          <w:tab w:val="num" w:pos="6480"/>
        </w:tabs>
        <w:ind w:left="6480" w:hanging="360"/>
      </w:pPr>
    </w:lvl>
  </w:abstractNum>
  <w:abstractNum w:abstractNumId="15" w15:restartNumberingAfterBreak="0">
    <w:nsid w:val="15E06271"/>
    <w:multiLevelType w:val="multilevel"/>
    <w:tmpl w:val="3A9CDDE4"/>
    <w:lvl w:ilvl="0">
      <w:start w:val="1"/>
      <w:numFmt w:val="bullet"/>
      <w:lvlText w:val=""/>
      <w:lvlJc w:val="left"/>
      <w:pPr>
        <w:tabs>
          <w:tab w:val="num" w:pos="720"/>
        </w:tabs>
        <w:ind w:left="720" w:hanging="360"/>
      </w:pPr>
      <w:rPr>
        <w:rFonts w:hint="default" w:ascii="Symbol" w:hAnsi="Symbol"/>
      </w:rPr>
    </w:lvl>
    <w:lvl w:ilvl="1">
      <w:numFmt w:val="bullet"/>
      <w:lvlText w:val=""/>
      <w:lvlJc w:val="left"/>
      <w:pPr>
        <w:ind w:left="1440" w:hanging="360"/>
      </w:pPr>
      <w:rPr>
        <w:rFonts w:hint="default" w:ascii="Symbol" w:hAnsi="Symbol" w:eastAsiaTheme="minorEastAsia" w:cstheme="minorBidi"/>
      </w:rPr>
    </w:lvl>
    <w:lvl w:ilvl="2">
      <w:start w:val="1"/>
      <w:numFmt w:val="decimal"/>
      <w:lvlText w:val="%3."/>
      <w:lvlJc w:val="left"/>
      <w:pPr>
        <w:tabs>
          <w:tab w:val="num" w:pos="2160"/>
        </w:tabs>
        <w:ind w:left="2160" w:hanging="360"/>
      </w:pPr>
    </w:lvl>
    <w:lvl w:ilvl="3">
      <w:numFmt w:val="bullet"/>
      <w:lvlText w:val=""/>
      <w:lvlJc w:val="left"/>
      <w:pPr>
        <w:ind w:left="2880" w:hanging="360"/>
      </w:pPr>
      <w:rPr>
        <w:rFonts w:hint="default" w:ascii="Symbol" w:hAnsi="Symbol" w:eastAsiaTheme="minorEastAsia" w:cstheme="minorBidi"/>
      </w:rPr>
    </w:lvl>
    <w:lvl w:ilvl="4" w:tentative="1">
      <w:start w:val="1"/>
      <w:numFmt w:val="decimal"/>
      <w:lvlText w:val="%5."/>
      <w:lvlJc w:val="left"/>
      <w:pPr>
        <w:tabs>
          <w:tab w:val="num" w:pos="3600"/>
        </w:tabs>
        <w:ind w:left="3600" w:hanging="360"/>
      </w:pPr>
    </w:lvl>
    <w:lvl w:ilvl="5">
      <w:numFmt w:val="bullet"/>
      <w:lvlText w:val=""/>
      <w:lvlJc w:val="left"/>
      <w:pPr>
        <w:ind w:left="720" w:hanging="360"/>
      </w:pPr>
      <w:rPr>
        <w:rFonts w:hint="default" w:ascii="Symbol" w:hAnsi="Symbol" w:eastAsiaTheme="minorEastAsia" w:cstheme="minorBidi"/>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2CB519"/>
    <w:multiLevelType w:val="hybridMultilevel"/>
    <w:tmpl w:val="FFFFFFFF"/>
    <w:lvl w:ilvl="0" w:tplc="0E122CB2">
      <w:start w:val="1"/>
      <w:numFmt w:val="bullet"/>
      <w:lvlText w:val="·"/>
      <w:lvlJc w:val="left"/>
      <w:pPr>
        <w:ind w:left="720" w:hanging="360"/>
      </w:pPr>
      <w:rPr>
        <w:rFonts w:hint="default" w:ascii="Symbol" w:hAnsi="Symbol"/>
      </w:rPr>
    </w:lvl>
    <w:lvl w:ilvl="1" w:tplc="1598BC02">
      <w:start w:val="1"/>
      <w:numFmt w:val="bullet"/>
      <w:lvlText w:val="o"/>
      <w:lvlJc w:val="left"/>
      <w:pPr>
        <w:ind w:left="1440" w:hanging="360"/>
      </w:pPr>
      <w:rPr>
        <w:rFonts w:hint="default" w:ascii="Symbol" w:hAnsi="Symbol"/>
      </w:rPr>
    </w:lvl>
    <w:lvl w:ilvl="2" w:tplc="316454D8">
      <w:start w:val="1"/>
      <w:numFmt w:val="bullet"/>
      <w:lvlText w:val=""/>
      <w:lvlJc w:val="left"/>
      <w:pPr>
        <w:ind w:left="2160" w:hanging="360"/>
      </w:pPr>
      <w:rPr>
        <w:rFonts w:hint="default" w:ascii="Wingdings" w:hAnsi="Wingdings"/>
      </w:rPr>
    </w:lvl>
    <w:lvl w:ilvl="3" w:tplc="4B2AE06A">
      <w:start w:val="1"/>
      <w:numFmt w:val="bullet"/>
      <w:lvlText w:val=""/>
      <w:lvlJc w:val="left"/>
      <w:pPr>
        <w:ind w:left="2880" w:hanging="360"/>
      </w:pPr>
      <w:rPr>
        <w:rFonts w:hint="default" w:ascii="Symbol" w:hAnsi="Symbol"/>
      </w:rPr>
    </w:lvl>
    <w:lvl w:ilvl="4" w:tplc="D646F78C">
      <w:start w:val="1"/>
      <w:numFmt w:val="bullet"/>
      <w:lvlText w:val="o"/>
      <w:lvlJc w:val="left"/>
      <w:pPr>
        <w:ind w:left="3600" w:hanging="360"/>
      </w:pPr>
      <w:rPr>
        <w:rFonts w:hint="default" w:ascii="Courier New" w:hAnsi="Courier New"/>
      </w:rPr>
    </w:lvl>
    <w:lvl w:ilvl="5" w:tplc="4D10F15C">
      <w:start w:val="1"/>
      <w:numFmt w:val="bullet"/>
      <w:lvlText w:val=""/>
      <w:lvlJc w:val="left"/>
      <w:pPr>
        <w:ind w:left="4320" w:hanging="360"/>
      </w:pPr>
      <w:rPr>
        <w:rFonts w:hint="default" w:ascii="Wingdings" w:hAnsi="Wingdings"/>
      </w:rPr>
    </w:lvl>
    <w:lvl w:ilvl="6" w:tplc="E3CCAE36">
      <w:start w:val="1"/>
      <w:numFmt w:val="bullet"/>
      <w:lvlText w:val=""/>
      <w:lvlJc w:val="left"/>
      <w:pPr>
        <w:ind w:left="5040" w:hanging="360"/>
      </w:pPr>
      <w:rPr>
        <w:rFonts w:hint="default" w:ascii="Symbol" w:hAnsi="Symbol"/>
      </w:rPr>
    </w:lvl>
    <w:lvl w:ilvl="7" w:tplc="DBC25950">
      <w:start w:val="1"/>
      <w:numFmt w:val="bullet"/>
      <w:lvlText w:val="o"/>
      <w:lvlJc w:val="left"/>
      <w:pPr>
        <w:ind w:left="5760" w:hanging="360"/>
      </w:pPr>
      <w:rPr>
        <w:rFonts w:hint="default" w:ascii="Courier New" w:hAnsi="Courier New"/>
      </w:rPr>
    </w:lvl>
    <w:lvl w:ilvl="8" w:tplc="D1484A7E">
      <w:start w:val="1"/>
      <w:numFmt w:val="bullet"/>
      <w:lvlText w:val=""/>
      <w:lvlJc w:val="left"/>
      <w:pPr>
        <w:ind w:left="6480" w:hanging="360"/>
      </w:pPr>
      <w:rPr>
        <w:rFonts w:hint="default" w:ascii="Wingdings" w:hAnsi="Wingdings"/>
      </w:rPr>
    </w:lvl>
  </w:abstractNum>
  <w:abstractNum w:abstractNumId="17" w15:restartNumberingAfterBreak="0">
    <w:nsid w:val="166B3FA5"/>
    <w:multiLevelType w:val="multilevel"/>
    <w:tmpl w:val="A03485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7EB3CD8"/>
    <w:multiLevelType w:val="hybridMultilevel"/>
    <w:tmpl w:val="B8A6601E"/>
    <w:lvl w:ilvl="0" w:tplc="CF9C27A2">
      <w:start w:val="1"/>
      <w:numFmt w:val="bullet"/>
      <w:lvlText w:val="o"/>
      <w:lvlJc w:val="left"/>
      <w:pPr>
        <w:ind w:left="1440" w:hanging="360"/>
      </w:pPr>
      <w:rPr>
        <w:rFonts w:hint="default" w:ascii="Courier New" w:hAnsi="Courier New"/>
      </w:rPr>
    </w:lvl>
    <w:lvl w:ilvl="1" w:tplc="48090003">
      <w:start w:val="1"/>
      <w:numFmt w:val="bullet"/>
      <w:lvlText w:val="o"/>
      <w:lvlJc w:val="left"/>
      <w:pPr>
        <w:ind w:left="1440" w:hanging="360"/>
      </w:pPr>
      <w:rPr>
        <w:rFonts w:hint="default" w:ascii="Courier New" w:hAnsi="Courier New" w:cs="Courier New"/>
      </w:rPr>
    </w:lvl>
    <w:lvl w:ilvl="2" w:tplc="48090005">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19" w15:restartNumberingAfterBreak="0">
    <w:nsid w:val="1A643F29"/>
    <w:multiLevelType w:val="hybridMultilevel"/>
    <w:tmpl w:val="0688D2FA"/>
    <w:lvl w:ilvl="0" w:tplc="79F87F4E">
      <w:start w:val="1"/>
      <w:numFmt w:val="lowerLetter"/>
      <w:lvlText w:val="%1."/>
      <w:lvlJc w:val="left"/>
      <w:pPr>
        <w:ind w:left="1440" w:hanging="360"/>
      </w:pPr>
    </w:lvl>
    <w:lvl w:ilvl="1" w:tplc="58D66CDE">
      <w:start w:val="1"/>
      <w:numFmt w:val="lowerLetter"/>
      <w:lvlText w:val="%2."/>
      <w:lvlJc w:val="left"/>
      <w:pPr>
        <w:ind w:left="2160" w:hanging="360"/>
      </w:pPr>
    </w:lvl>
    <w:lvl w:ilvl="2" w:tplc="1B366E90">
      <w:start w:val="1"/>
      <w:numFmt w:val="lowerRoman"/>
      <w:lvlText w:val="%3."/>
      <w:lvlJc w:val="right"/>
      <w:pPr>
        <w:ind w:left="2880" w:hanging="180"/>
      </w:pPr>
    </w:lvl>
    <w:lvl w:ilvl="3" w:tplc="0922D2BE">
      <w:start w:val="1"/>
      <w:numFmt w:val="decimal"/>
      <w:lvlText w:val="%4."/>
      <w:lvlJc w:val="left"/>
      <w:pPr>
        <w:ind w:left="3600" w:hanging="360"/>
      </w:pPr>
    </w:lvl>
    <w:lvl w:ilvl="4" w:tplc="4F68A5EA">
      <w:start w:val="1"/>
      <w:numFmt w:val="lowerLetter"/>
      <w:lvlText w:val="%5."/>
      <w:lvlJc w:val="left"/>
      <w:pPr>
        <w:ind w:left="4320" w:hanging="360"/>
      </w:pPr>
    </w:lvl>
    <w:lvl w:ilvl="5" w:tplc="8BEA3B7A">
      <w:start w:val="1"/>
      <w:numFmt w:val="lowerRoman"/>
      <w:lvlText w:val="%6."/>
      <w:lvlJc w:val="right"/>
      <w:pPr>
        <w:ind w:left="5040" w:hanging="180"/>
      </w:pPr>
    </w:lvl>
    <w:lvl w:ilvl="6" w:tplc="4B149AFA">
      <w:start w:val="1"/>
      <w:numFmt w:val="decimal"/>
      <w:lvlText w:val="%7."/>
      <w:lvlJc w:val="left"/>
      <w:pPr>
        <w:ind w:left="5760" w:hanging="360"/>
      </w:pPr>
    </w:lvl>
    <w:lvl w:ilvl="7" w:tplc="FFC28072">
      <w:start w:val="1"/>
      <w:numFmt w:val="lowerLetter"/>
      <w:lvlText w:val="%8."/>
      <w:lvlJc w:val="left"/>
      <w:pPr>
        <w:ind w:left="6480" w:hanging="360"/>
      </w:pPr>
    </w:lvl>
    <w:lvl w:ilvl="8" w:tplc="1C381978">
      <w:start w:val="1"/>
      <w:numFmt w:val="lowerRoman"/>
      <w:lvlText w:val="%9."/>
      <w:lvlJc w:val="right"/>
      <w:pPr>
        <w:ind w:left="7200" w:hanging="180"/>
      </w:pPr>
    </w:lvl>
  </w:abstractNum>
  <w:abstractNum w:abstractNumId="20" w15:restartNumberingAfterBreak="0">
    <w:nsid w:val="1B6B1146"/>
    <w:multiLevelType w:val="multilevel"/>
    <w:tmpl w:val="3B78D0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35C31C1"/>
    <w:multiLevelType w:val="multilevel"/>
    <w:tmpl w:val="EBA6EA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35C49D3"/>
    <w:multiLevelType w:val="hybridMultilevel"/>
    <w:tmpl w:val="FFFFFFFF"/>
    <w:lvl w:ilvl="0" w:tplc="0FC2E6C8">
      <w:start w:val="1"/>
      <w:numFmt w:val="decimal"/>
      <w:lvlText w:val="%1."/>
      <w:lvlJc w:val="left"/>
      <w:pPr>
        <w:ind w:left="720" w:hanging="360"/>
      </w:pPr>
    </w:lvl>
    <w:lvl w:ilvl="1" w:tplc="03F061A2">
      <w:start w:val="1"/>
      <w:numFmt w:val="lowerLetter"/>
      <w:lvlText w:val="%2."/>
      <w:lvlJc w:val="left"/>
      <w:pPr>
        <w:ind w:left="1440" w:hanging="360"/>
      </w:pPr>
    </w:lvl>
    <w:lvl w:ilvl="2" w:tplc="EC8EA404">
      <w:start w:val="1"/>
      <w:numFmt w:val="lowerRoman"/>
      <w:lvlText w:val="%3."/>
      <w:lvlJc w:val="right"/>
      <w:pPr>
        <w:ind w:left="2160" w:hanging="180"/>
      </w:pPr>
    </w:lvl>
    <w:lvl w:ilvl="3" w:tplc="D0086C3A">
      <w:start w:val="1"/>
      <w:numFmt w:val="decimal"/>
      <w:lvlText w:val="%4."/>
      <w:lvlJc w:val="left"/>
      <w:pPr>
        <w:ind w:left="2880" w:hanging="360"/>
      </w:pPr>
    </w:lvl>
    <w:lvl w:ilvl="4" w:tplc="4F5AC6D6">
      <w:start w:val="1"/>
      <w:numFmt w:val="lowerLetter"/>
      <w:lvlText w:val="%5."/>
      <w:lvlJc w:val="left"/>
      <w:pPr>
        <w:ind w:left="3600" w:hanging="360"/>
      </w:pPr>
    </w:lvl>
    <w:lvl w:ilvl="5" w:tplc="B670906A">
      <w:start w:val="1"/>
      <w:numFmt w:val="lowerRoman"/>
      <w:lvlText w:val="%6."/>
      <w:lvlJc w:val="right"/>
      <w:pPr>
        <w:ind w:left="4320" w:hanging="180"/>
      </w:pPr>
    </w:lvl>
    <w:lvl w:ilvl="6" w:tplc="98DA6004">
      <w:start w:val="1"/>
      <w:numFmt w:val="decimal"/>
      <w:lvlText w:val="%7."/>
      <w:lvlJc w:val="left"/>
      <w:pPr>
        <w:ind w:left="5040" w:hanging="360"/>
      </w:pPr>
    </w:lvl>
    <w:lvl w:ilvl="7" w:tplc="0F84A094">
      <w:start w:val="1"/>
      <w:numFmt w:val="lowerLetter"/>
      <w:lvlText w:val="%8."/>
      <w:lvlJc w:val="left"/>
      <w:pPr>
        <w:ind w:left="5760" w:hanging="360"/>
      </w:pPr>
    </w:lvl>
    <w:lvl w:ilvl="8" w:tplc="DB92F590">
      <w:start w:val="1"/>
      <w:numFmt w:val="lowerRoman"/>
      <w:lvlText w:val="%9."/>
      <w:lvlJc w:val="right"/>
      <w:pPr>
        <w:ind w:left="6480" w:hanging="180"/>
      </w:pPr>
    </w:lvl>
  </w:abstractNum>
  <w:abstractNum w:abstractNumId="23" w15:restartNumberingAfterBreak="0">
    <w:nsid w:val="24C60C95"/>
    <w:multiLevelType w:val="hybridMultilevel"/>
    <w:tmpl w:val="FFFFFFFF"/>
    <w:lvl w:ilvl="0" w:tplc="9B56E084">
      <w:start w:val="1"/>
      <w:numFmt w:val="bullet"/>
      <w:lvlText w:val="·"/>
      <w:lvlJc w:val="left"/>
      <w:pPr>
        <w:ind w:left="720" w:hanging="360"/>
      </w:pPr>
      <w:rPr>
        <w:rFonts w:hint="default" w:ascii="Symbol" w:hAnsi="Symbol"/>
      </w:rPr>
    </w:lvl>
    <w:lvl w:ilvl="1" w:tplc="AF526B18">
      <w:start w:val="1"/>
      <w:numFmt w:val="bullet"/>
      <w:lvlText w:val="o"/>
      <w:lvlJc w:val="left"/>
      <w:pPr>
        <w:ind w:left="1440" w:hanging="360"/>
      </w:pPr>
      <w:rPr>
        <w:rFonts w:hint="default" w:ascii="Symbol" w:hAnsi="Symbol"/>
      </w:rPr>
    </w:lvl>
    <w:lvl w:ilvl="2" w:tplc="D9FAEBF6">
      <w:start w:val="1"/>
      <w:numFmt w:val="bullet"/>
      <w:lvlText w:val=""/>
      <w:lvlJc w:val="left"/>
      <w:pPr>
        <w:ind w:left="2160" w:hanging="360"/>
      </w:pPr>
      <w:rPr>
        <w:rFonts w:hint="default" w:ascii="Wingdings" w:hAnsi="Wingdings"/>
      </w:rPr>
    </w:lvl>
    <w:lvl w:ilvl="3" w:tplc="FAC62FBA">
      <w:start w:val="1"/>
      <w:numFmt w:val="bullet"/>
      <w:lvlText w:val=""/>
      <w:lvlJc w:val="left"/>
      <w:pPr>
        <w:ind w:left="2880" w:hanging="360"/>
      </w:pPr>
      <w:rPr>
        <w:rFonts w:hint="default" w:ascii="Symbol" w:hAnsi="Symbol"/>
      </w:rPr>
    </w:lvl>
    <w:lvl w:ilvl="4" w:tplc="6CF6BA56">
      <w:start w:val="1"/>
      <w:numFmt w:val="bullet"/>
      <w:lvlText w:val="o"/>
      <w:lvlJc w:val="left"/>
      <w:pPr>
        <w:ind w:left="3600" w:hanging="360"/>
      </w:pPr>
      <w:rPr>
        <w:rFonts w:hint="default" w:ascii="Courier New" w:hAnsi="Courier New"/>
      </w:rPr>
    </w:lvl>
    <w:lvl w:ilvl="5" w:tplc="E77642B2">
      <w:start w:val="1"/>
      <w:numFmt w:val="bullet"/>
      <w:lvlText w:val=""/>
      <w:lvlJc w:val="left"/>
      <w:pPr>
        <w:ind w:left="4320" w:hanging="360"/>
      </w:pPr>
      <w:rPr>
        <w:rFonts w:hint="default" w:ascii="Wingdings" w:hAnsi="Wingdings"/>
      </w:rPr>
    </w:lvl>
    <w:lvl w:ilvl="6" w:tplc="16262F3A">
      <w:start w:val="1"/>
      <w:numFmt w:val="bullet"/>
      <w:lvlText w:val=""/>
      <w:lvlJc w:val="left"/>
      <w:pPr>
        <w:ind w:left="5040" w:hanging="360"/>
      </w:pPr>
      <w:rPr>
        <w:rFonts w:hint="default" w:ascii="Symbol" w:hAnsi="Symbol"/>
      </w:rPr>
    </w:lvl>
    <w:lvl w:ilvl="7" w:tplc="22AA4BE6">
      <w:start w:val="1"/>
      <w:numFmt w:val="bullet"/>
      <w:lvlText w:val="o"/>
      <w:lvlJc w:val="left"/>
      <w:pPr>
        <w:ind w:left="5760" w:hanging="360"/>
      </w:pPr>
      <w:rPr>
        <w:rFonts w:hint="default" w:ascii="Courier New" w:hAnsi="Courier New"/>
      </w:rPr>
    </w:lvl>
    <w:lvl w:ilvl="8" w:tplc="3CB662F4">
      <w:start w:val="1"/>
      <w:numFmt w:val="bullet"/>
      <w:lvlText w:val=""/>
      <w:lvlJc w:val="left"/>
      <w:pPr>
        <w:ind w:left="6480" w:hanging="360"/>
      </w:pPr>
      <w:rPr>
        <w:rFonts w:hint="default" w:ascii="Wingdings" w:hAnsi="Wingdings"/>
      </w:rPr>
    </w:lvl>
  </w:abstractNum>
  <w:abstractNum w:abstractNumId="24" w15:restartNumberingAfterBreak="0">
    <w:nsid w:val="26A13B14"/>
    <w:multiLevelType w:val="multilevel"/>
    <w:tmpl w:val="3F68F4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6D912C1"/>
    <w:multiLevelType w:val="hybridMultilevel"/>
    <w:tmpl w:val="793A3B28"/>
    <w:lvl w:ilvl="0" w:tplc="48090001">
      <w:start w:val="1"/>
      <w:numFmt w:val="bullet"/>
      <w:lvlText w:val=""/>
      <w:lvlJc w:val="left"/>
      <w:pPr>
        <w:ind w:left="1080" w:hanging="360"/>
      </w:pPr>
      <w:rPr>
        <w:rFonts w:hint="default" w:ascii="Symbol" w:hAnsi="Symbol"/>
      </w:rPr>
    </w:lvl>
    <w:lvl w:ilvl="1" w:tplc="48090003" w:tentative="1">
      <w:start w:val="1"/>
      <w:numFmt w:val="bullet"/>
      <w:lvlText w:val="o"/>
      <w:lvlJc w:val="left"/>
      <w:pPr>
        <w:ind w:left="1800" w:hanging="360"/>
      </w:pPr>
      <w:rPr>
        <w:rFonts w:hint="default" w:ascii="Courier New" w:hAnsi="Courier New" w:cs="Courier New"/>
      </w:rPr>
    </w:lvl>
    <w:lvl w:ilvl="2" w:tplc="48090005" w:tentative="1">
      <w:start w:val="1"/>
      <w:numFmt w:val="bullet"/>
      <w:lvlText w:val=""/>
      <w:lvlJc w:val="left"/>
      <w:pPr>
        <w:ind w:left="2520" w:hanging="360"/>
      </w:pPr>
      <w:rPr>
        <w:rFonts w:hint="default" w:ascii="Wingdings" w:hAnsi="Wingdings"/>
      </w:rPr>
    </w:lvl>
    <w:lvl w:ilvl="3" w:tplc="48090001" w:tentative="1">
      <w:start w:val="1"/>
      <w:numFmt w:val="bullet"/>
      <w:lvlText w:val=""/>
      <w:lvlJc w:val="left"/>
      <w:pPr>
        <w:ind w:left="3240" w:hanging="360"/>
      </w:pPr>
      <w:rPr>
        <w:rFonts w:hint="default" w:ascii="Symbol" w:hAnsi="Symbol"/>
      </w:rPr>
    </w:lvl>
    <w:lvl w:ilvl="4" w:tplc="48090003" w:tentative="1">
      <w:start w:val="1"/>
      <w:numFmt w:val="bullet"/>
      <w:lvlText w:val="o"/>
      <w:lvlJc w:val="left"/>
      <w:pPr>
        <w:ind w:left="3960" w:hanging="360"/>
      </w:pPr>
      <w:rPr>
        <w:rFonts w:hint="default" w:ascii="Courier New" w:hAnsi="Courier New" w:cs="Courier New"/>
      </w:rPr>
    </w:lvl>
    <w:lvl w:ilvl="5" w:tplc="48090005" w:tentative="1">
      <w:start w:val="1"/>
      <w:numFmt w:val="bullet"/>
      <w:lvlText w:val=""/>
      <w:lvlJc w:val="left"/>
      <w:pPr>
        <w:ind w:left="4680" w:hanging="360"/>
      </w:pPr>
      <w:rPr>
        <w:rFonts w:hint="default" w:ascii="Wingdings" w:hAnsi="Wingdings"/>
      </w:rPr>
    </w:lvl>
    <w:lvl w:ilvl="6" w:tplc="48090001" w:tentative="1">
      <w:start w:val="1"/>
      <w:numFmt w:val="bullet"/>
      <w:lvlText w:val=""/>
      <w:lvlJc w:val="left"/>
      <w:pPr>
        <w:ind w:left="5400" w:hanging="360"/>
      </w:pPr>
      <w:rPr>
        <w:rFonts w:hint="default" w:ascii="Symbol" w:hAnsi="Symbol"/>
      </w:rPr>
    </w:lvl>
    <w:lvl w:ilvl="7" w:tplc="48090003" w:tentative="1">
      <w:start w:val="1"/>
      <w:numFmt w:val="bullet"/>
      <w:lvlText w:val="o"/>
      <w:lvlJc w:val="left"/>
      <w:pPr>
        <w:ind w:left="6120" w:hanging="360"/>
      </w:pPr>
      <w:rPr>
        <w:rFonts w:hint="default" w:ascii="Courier New" w:hAnsi="Courier New" w:cs="Courier New"/>
      </w:rPr>
    </w:lvl>
    <w:lvl w:ilvl="8" w:tplc="48090005" w:tentative="1">
      <w:start w:val="1"/>
      <w:numFmt w:val="bullet"/>
      <w:lvlText w:val=""/>
      <w:lvlJc w:val="left"/>
      <w:pPr>
        <w:ind w:left="6840" w:hanging="360"/>
      </w:pPr>
      <w:rPr>
        <w:rFonts w:hint="default" w:ascii="Wingdings" w:hAnsi="Wingdings"/>
      </w:rPr>
    </w:lvl>
  </w:abstractNum>
  <w:abstractNum w:abstractNumId="26" w15:restartNumberingAfterBreak="0">
    <w:nsid w:val="27010DD8"/>
    <w:multiLevelType w:val="multilevel"/>
    <w:tmpl w:val="854673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28306980"/>
    <w:multiLevelType w:val="multilevel"/>
    <w:tmpl w:val="36B058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28632194"/>
    <w:multiLevelType w:val="multilevel"/>
    <w:tmpl w:val="22347A46"/>
    <w:lvl w:ilvl="0">
      <w:start w:val="1"/>
      <w:numFmt w:val="decimal"/>
      <w:lvlText w:val="%1."/>
      <w:lvlJc w:val="left"/>
      <w:pPr>
        <w:tabs>
          <w:tab w:val="num" w:pos="720"/>
        </w:tabs>
        <w:ind w:left="720" w:hanging="360"/>
      </w:pPr>
    </w:lvl>
    <w:lvl w:ilvl="1">
      <w:numFmt w:val="bullet"/>
      <w:lvlText w:val=""/>
      <w:lvlJc w:val="left"/>
      <w:pPr>
        <w:ind w:left="1440" w:hanging="360"/>
      </w:pPr>
      <w:rPr>
        <w:rFonts w:hint="default" w:ascii="Symbol" w:hAnsi="Symbol" w:eastAsiaTheme="minorEastAsia" w:cstheme="minorBidi"/>
      </w:rPr>
    </w:lvl>
    <w:lvl w:ilvl="2">
      <w:start w:val="1"/>
      <w:numFmt w:val="decimal"/>
      <w:lvlText w:val="%3."/>
      <w:lvlJc w:val="left"/>
      <w:pPr>
        <w:tabs>
          <w:tab w:val="num" w:pos="2160"/>
        </w:tabs>
        <w:ind w:left="2160" w:hanging="360"/>
      </w:pPr>
    </w:lvl>
    <w:lvl w:ilvl="3">
      <w:numFmt w:val="bullet"/>
      <w:lvlText w:val=""/>
      <w:lvlJc w:val="left"/>
      <w:pPr>
        <w:ind w:left="2880" w:hanging="360"/>
      </w:pPr>
      <w:rPr>
        <w:rFonts w:hint="default" w:ascii="Symbol" w:hAnsi="Symbol" w:eastAsiaTheme="minorEastAsia" w:cstheme="minorBidi"/>
      </w:rPr>
    </w:lvl>
    <w:lvl w:ilvl="4" w:tentative="1">
      <w:start w:val="1"/>
      <w:numFmt w:val="decimal"/>
      <w:lvlText w:val="%5."/>
      <w:lvlJc w:val="left"/>
      <w:pPr>
        <w:tabs>
          <w:tab w:val="num" w:pos="3600"/>
        </w:tabs>
        <w:ind w:left="3600" w:hanging="360"/>
      </w:pPr>
    </w:lvl>
    <w:lvl w:ilvl="5">
      <w:numFmt w:val="bullet"/>
      <w:lvlText w:val=""/>
      <w:lvlJc w:val="left"/>
      <w:pPr>
        <w:ind w:left="720" w:hanging="360"/>
      </w:pPr>
      <w:rPr>
        <w:rFonts w:hint="default" w:ascii="Symbol" w:hAnsi="Symbol" w:eastAsiaTheme="minorEastAsia" w:cstheme="minorBidi"/>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183AA7"/>
    <w:multiLevelType w:val="multilevel"/>
    <w:tmpl w:val="9464652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9926E6A"/>
    <w:multiLevelType w:val="multilevel"/>
    <w:tmpl w:val="6EFE97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2A3A2000"/>
    <w:multiLevelType w:val="hybridMultilevel"/>
    <w:tmpl w:val="CCFA17C8"/>
    <w:lvl w:ilvl="0" w:tplc="A2924A1C">
      <w:start w:val="3"/>
      <w:numFmt w:val="decimal"/>
      <w:lvlText w:val="%1."/>
      <w:lvlJc w:val="left"/>
      <w:pPr>
        <w:tabs>
          <w:tab w:val="num" w:pos="720"/>
        </w:tabs>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2BAA60AB"/>
    <w:multiLevelType w:val="multilevel"/>
    <w:tmpl w:val="3574FC82"/>
    <w:lvl w:ilvl="0">
      <w:start w:val="4"/>
      <w:numFmt w:val="decimal"/>
      <w:lvlText w:val="%1."/>
      <w:lvlJc w:val="left"/>
      <w:pPr>
        <w:tabs>
          <w:tab w:val="num" w:pos="720"/>
        </w:tabs>
        <w:ind w:left="720" w:hanging="360"/>
      </w:pPr>
      <w:rPr>
        <w:rFonts w:hint="default"/>
      </w:rPr>
    </w:lvl>
    <w:lvl w:ilvl="1">
      <w:numFmt w:val="bullet"/>
      <w:lvlText w:val=""/>
      <w:lvlJc w:val="left"/>
      <w:pPr>
        <w:ind w:left="1440" w:hanging="360"/>
      </w:pPr>
      <w:rPr>
        <w:rFonts w:hint="default" w:ascii="Symbol" w:hAnsi="Symbol" w:eastAsiaTheme="minorEastAsia" w:cstheme="minorBidi"/>
      </w:rPr>
    </w:lvl>
    <w:lvl w:ilvl="2">
      <w:start w:val="1"/>
      <w:numFmt w:val="decimal"/>
      <w:lvlText w:val="%3."/>
      <w:lvlJc w:val="left"/>
      <w:pPr>
        <w:tabs>
          <w:tab w:val="num" w:pos="2160"/>
        </w:tabs>
        <w:ind w:left="2160" w:hanging="360"/>
      </w:pPr>
      <w:rPr>
        <w:rFonts w:hint="default"/>
      </w:rPr>
    </w:lvl>
    <w:lvl w:ilvl="3">
      <w:numFmt w:val="bullet"/>
      <w:lvlText w:val=""/>
      <w:lvlJc w:val="left"/>
      <w:pPr>
        <w:ind w:left="2880" w:hanging="360"/>
      </w:pPr>
      <w:rPr>
        <w:rFonts w:hint="default" w:ascii="Symbol" w:hAnsi="Symbol" w:eastAsiaTheme="minorEastAsia" w:cstheme="minorBidi"/>
      </w:rPr>
    </w:lvl>
    <w:lvl w:ilvl="4">
      <w:start w:val="1"/>
      <w:numFmt w:val="decimal"/>
      <w:lvlText w:val="%5."/>
      <w:lvlJc w:val="left"/>
      <w:pPr>
        <w:tabs>
          <w:tab w:val="num" w:pos="3600"/>
        </w:tabs>
        <w:ind w:left="3600" w:hanging="360"/>
      </w:pPr>
      <w:rPr>
        <w:rFonts w:hint="default"/>
      </w:rPr>
    </w:lvl>
    <w:lvl w:ilvl="5">
      <w:start w:val="1"/>
      <w:numFmt w:val="bullet"/>
      <w:lvlText w:val=""/>
      <w:lvlJc w:val="left"/>
      <w:pPr>
        <w:ind w:left="4320" w:hanging="360"/>
      </w:pPr>
      <w:rPr>
        <w:rFonts w:hint="default" w:ascii="Symbol" w:hAnsi="Symbol" w:cs="Calibri"/>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2CEE708F"/>
    <w:multiLevelType w:val="multilevel"/>
    <w:tmpl w:val="4306CF1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hint="default" w:ascii="Courier New" w:hAnsi="Courier New"/>
        <w:sz w:val="24"/>
        <w:szCs w:val="32"/>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3173923E"/>
    <w:multiLevelType w:val="hybridMultilevel"/>
    <w:tmpl w:val="65CEFD76"/>
    <w:lvl w:ilvl="0" w:tplc="D7686FB2">
      <w:start w:val="1"/>
      <w:numFmt w:val="lowerLetter"/>
      <w:lvlText w:val="%1."/>
      <w:lvlJc w:val="left"/>
      <w:pPr>
        <w:ind w:left="720" w:hanging="360"/>
      </w:pPr>
    </w:lvl>
    <w:lvl w:ilvl="1" w:tplc="D3CCD464">
      <w:start w:val="1"/>
      <w:numFmt w:val="lowerLetter"/>
      <w:lvlText w:val="%2."/>
      <w:lvlJc w:val="left"/>
      <w:pPr>
        <w:ind w:left="1440" w:hanging="360"/>
      </w:pPr>
      <w:rPr>
        <w:rFonts w:hint="default"/>
      </w:rPr>
    </w:lvl>
    <w:lvl w:ilvl="2" w:tplc="4F221F46">
      <w:start w:val="1"/>
      <w:numFmt w:val="lowerRoman"/>
      <w:lvlText w:val="%3."/>
      <w:lvlJc w:val="right"/>
      <w:pPr>
        <w:ind w:left="2160" w:hanging="180"/>
      </w:pPr>
    </w:lvl>
    <w:lvl w:ilvl="3" w:tplc="14A45F1A">
      <w:start w:val="1"/>
      <w:numFmt w:val="decimal"/>
      <w:lvlText w:val="%4."/>
      <w:lvlJc w:val="left"/>
      <w:pPr>
        <w:ind w:left="2880" w:hanging="360"/>
      </w:pPr>
    </w:lvl>
    <w:lvl w:ilvl="4" w:tplc="D1F65764">
      <w:start w:val="1"/>
      <w:numFmt w:val="lowerLetter"/>
      <w:lvlText w:val="%5."/>
      <w:lvlJc w:val="left"/>
      <w:pPr>
        <w:ind w:left="3600" w:hanging="360"/>
      </w:pPr>
    </w:lvl>
    <w:lvl w:ilvl="5" w:tplc="F4585BA8">
      <w:start w:val="1"/>
      <w:numFmt w:val="lowerRoman"/>
      <w:lvlText w:val="%6."/>
      <w:lvlJc w:val="right"/>
      <w:pPr>
        <w:ind w:left="4320" w:hanging="180"/>
      </w:pPr>
    </w:lvl>
    <w:lvl w:ilvl="6" w:tplc="BC882648">
      <w:start w:val="1"/>
      <w:numFmt w:val="decimal"/>
      <w:lvlText w:val="%7."/>
      <w:lvlJc w:val="left"/>
      <w:pPr>
        <w:ind w:left="5040" w:hanging="360"/>
      </w:pPr>
    </w:lvl>
    <w:lvl w:ilvl="7" w:tplc="F1560F32">
      <w:start w:val="1"/>
      <w:numFmt w:val="lowerLetter"/>
      <w:lvlText w:val="%8."/>
      <w:lvlJc w:val="left"/>
      <w:pPr>
        <w:ind w:left="5760" w:hanging="360"/>
      </w:pPr>
    </w:lvl>
    <w:lvl w:ilvl="8" w:tplc="3D240A30">
      <w:start w:val="1"/>
      <w:numFmt w:val="lowerRoman"/>
      <w:lvlText w:val="%9."/>
      <w:lvlJc w:val="right"/>
      <w:pPr>
        <w:ind w:left="6480" w:hanging="180"/>
      </w:pPr>
    </w:lvl>
  </w:abstractNum>
  <w:abstractNum w:abstractNumId="35" w15:restartNumberingAfterBreak="0">
    <w:nsid w:val="3334BFCB"/>
    <w:multiLevelType w:val="hybridMultilevel"/>
    <w:tmpl w:val="FFFFFFFF"/>
    <w:lvl w:ilvl="0" w:tplc="65C6E406">
      <w:start w:val="1"/>
      <w:numFmt w:val="bullet"/>
      <w:lvlText w:val="·"/>
      <w:lvlJc w:val="left"/>
      <w:pPr>
        <w:ind w:left="720" w:hanging="360"/>
      </w:pPr>
      <w:rPr>
        <w:rFonts w:hint="default" w:ascii="Symbol" w:hAnsi="Symbol"/>
      </w:rPr>
    </w:lvl>
    <w:lvl w:ilvl="1" w:tplc="55CC042C">
      <w:start w:val="1"/>
      <w:numFmt w:val="bullet"/>
      <w:lvlText w:val="o"/>
      <w:lvlJc w:val="left"/>
      <w:pPr>
        <w:ind w:left="1440" w:hanging="360"/>
      </w:pPr>
      <w:rPr>
        <w:rFonts w:hint="default" w:ascii="Courier New" w:hAnsi="Courier New"/>
      </w:rPr>
    </w:lvl>
    <w:lvl w:ilvl="2" w:tplc="83F02D3C">
      <w:start w:val="1"/>
      <w:numFmt w:val="bullet"/>
      <w:lvlText w:val=""/>
      <w:lvlJc w:val="left"/>
      <w:pPr>
        <w:ind w:left="2160" w:hanging="360"/>
      </w:pPr>
      <w:rPr>
        <w:rFonts w:hint="default" w:ascii="Wingdings" w:hAnsi="Wingdings"/>
      </w:rPr>
    </w:lvl>
    <w:lvl w:ilvl="3" w:tplc="B060F144">
      <w:start w:val="1"/>
      <w:numFmt w:val="bullet"/>
      <w:lvlText w:val=""/>
      <w:lvlJc w:val="left"/>
      <w:pPr>
        <w:ind w:left="2880" w:hanging="360"/>
      </w:pPr>
      <w:rPr>
        <w:rFonts w:hint="default" w:ascii="Symbol" w:hAnsi="Symbol"/>
      </w:rPr>
    </w:lvl>
    <w:lvl w:ilvl="4" w:tplc="6890F620">
      <w:start w:val="1"/>
      <w:numFmt w:val="bullet"/>
      <w:lvlText w:val="o"/>
      <w:lvlJc w:val="left"/>
      <w:pPr>
        <w:ind w:left="3600" w:hanging="360"/>
      </w:pPr>
      <w:rPr>
        <w:rFonts w:hint="default" w:ascii="Courier New" w:hAnsi="Courier New"/>
      </w:rPr>
    </w:lvl>
    <w:lvl w:ilvl="5" w:tplc="B5A62818">
      <w:start w:val="1"/>
      <w:numFmt w:val="bullet"/>
      <w:lvlText w:val=""/>
      <w:lvlJc w:val="left"/>
      <w:pPr>
        <w:ind w:left="4320" w:hanging="360"/>
      </w:pPr>
      <w:rPr>
        <w:rFonts w:hint="default" w:ascii="Wingdings" w:hAnsi="Wingdings"/>
      </w:rPr>
    </w:lvl>
    <w:lvl w:ilvl="6" w:tplc="6456CBA2">
      <w:start w:val="1"/>
      <w:numFmt w:val="bullet"/>
      <w:lvlText w:val=""/>
      <w:lvlJc w:val="left"/>
      <w:pPr>
        <w:ind w:left="5040" w:hanging="360"/>
      </w:pPr>
      <w:rPr>
        <w:rFonts w:hint="default" w:ascii="Symbol" w:hAnsi="Symbol"/>
      </w:rPr>
    </w:lvl>
    <w:lvl w:ilvl="7" w:tplc="93C6B094">
      <w:start w:val="1"/>
      <w:numFmt w:val="bullet"/>
      <w:lvlText w:val="o"/>
      <w:lvlJc w:val="left"/>
      <w:pPr>
        <w:ind w:left="5760" w:hanging="360"/>
      </w:pPr>
      <w:rPr>
        <w:rFonts w:hint="default" w:ascii="Courier New" w:hAnsi="Courier New"/>
      </w:rPr>
    </w:lvl>
    <w:lvl w:ilvl="8" w:tplc="8D06C736">
      <w:start w:val="1"/>
      <w:numFmt w:val="bullet"/>
      <w:lvlText w:val=""/>
      <w:lvlJc w:val="left"/>
      <w:pPr>
        <w:ind w:left="6480" w:hanging="360"/>
      </w:pPr>
      <w:rPr>
        <w:rFonts w:hint="default" w:ascii="Wingdings" w:hAnsi="Wingdings"/>
      </w:rPr>
    </w:lvl>
  </w:abstractNum>
  <w:abstractNum w:abstractNumId="36" w15:restartNumberingAfterBreak="0">
    <w:nsid w:val="33EE9DC1"/>
    <w:multiLevelType w:val="hybridMultilevel"/>
    <w:tmpl w:val="FFFFFFFF"/>
    <w:lvl w:ilvl="0" w:tplc="E5AC96C2">
      <w:start w:val="1"/>
      <w:numFmt w:val="bullet"/>
      <w:lvlText w:val="·"/>
      <w:lvlJc w:val="left"/>
      <w:pPr>
        <w:ind w:left="720" w:hanging="360"/>
      </w:pPr>
      <w:rPr>
        <w:rFonts w:hint="default" w:ascii="Symbol" w:hAnsi="Symbol"/>
      </w:rPr>
    </w:lvl>
    <w:lvl w:ilvl="1" w:tplc="23D60B9A">
      <w:start w:val="1"/>
      <w:numFmt w:val="bullet"/>
      <w:lvlText w:val="o"/>
      <w:lvlJc w:val="left"/>
      <w:pPr>
        <w:ind w:left="1440" w:hanging="360"/>
      </w:pPr>
      <w:rPr>
        <w:rFonts w:hint="default" w:ascii="Courier New" w:hAnsi="Courier New"/>
      </w:rPr>
    </w:lvl>
    <w:lvl w:ilvl="2" w:tplc="78969E5C">
      <w:start w:val="1"/>
      <w:numFmt w:val="bullet"/>
      <w:lvlText w:val=""/>
      <w:lvlJc w:val="left"/>
      <w:pPr>
        <w:ind w:left="2160" w:hanging="360"/>
      </w:pPr>
      <w:rPr>
        <w:rFonts w:hint="default" w:ascii="Wingdings" w:hAnsi="Wingdings"/>
      </w:rPr>
    </w:lvl>
    <w:lvl w:ilvl="3" w:tplc="C590C308">
      <w:start w:val="1"/>
      <w:numFmt w:val="bullet"/>
      <w:lvlText w:val=""/>
      <w:lvlJc w:val="left"/>
      <w:pPr>
        <w:ind w:left="2880" w:hanging="360"/>
      </w:pPr>
      <w:rPr>
        <w:rFonts w:hint="default" w:ascii="Symbol" w:hAnsi="Symbol"/>
      </w:rPr>
    </w:lvl>
    <w:lvl w:ilvl="4" w:tplc="BC64F666">
      <w:start w:val="1"/>
      <w:numFmt w:val="bullet"/>
      <w:lvlText w:val="o"/>
      <w:lvlJc w:val="left"/>
      <w:pPr>
        <w:ind w:left="3600" w:hanging="360"/>
      </w:pPr>
      <w:rPr>
        <w:rFonts w:hint="default" w:ascii="Courier New" w:hAnsi="Courier New"/>
      </w:rPr>
    </w:lvl>
    <w:lvl w:ilvl="5" w:tplc="30FA5404">
      <w:start w:val="1"/>
      <w:numFmt w:val="bullet"/>
      <w:lvlText w:val=""/>
      <w:lvlJc w:val="left"/>
      <w:pPr>
        <w:ind w:left="4320" w:hanging="360"/>
      </w:pPr>
      <w:rPr>
        <w:rFonts w:hint="default" w:ascii="Wingdings" w:hAnsi="Wingdings"/>
      </w:rPr>
    </w:lvl>
    <w:lvl w:ilvl="6" w:tplc="86F4AD52">
      <w:start w:val="1"/>
      <w:numFmt w:val="bullet"/>
      <w:lvlText w:val=""/>
      <w:lvlJc w:val="left"/>
      <w:pPr>
        <w:ind w:left="5040" w:hanging="360"/>
      </w:pPr>
      <w:rPr>
        <w:rFonts w:hint="default" w:ascii="Symbol" w:hAnsi="Symbol"/>
      </w:rPr>
    </w:lvl>
    <w:lvl w:ilvl="7" w:tplc="D6D8956A">
      <w:start w:val="1"/>
      <w:numFmt w:val="bullet"/>
      <w:lvlText w:val="o"/>
      <w:lvlJc w:val="left"/>
      <w:pPr>
        <w:ind w:left="5760" w:hanging="360"/>
      </w:pPr>
      <w:rPr>
        <w:rFonts w:hint="default" w:ascii="Courier New" w:hAnsi="Courier New"/>
      </w:rPr>
    </w:lvl>
    <w:lvl w:ilvl="8" w:tplc="856026CC">
      <w:start w:val="1"/>
      <w:numFmt w:val="bullet"/>
      <w:lvlText w:val=""/>
      <w:lvlJc w:val="left"/>
      <w:pPr>
        <w:ind w:left="6480" w:hanging="360"/>
      </w:pPr>
      <w:rPr>
        <w:rFonts w:hint="default" w:ascii="Wingdings" w:hAnsi="Wingdings"/>
      </w:rPr>
    </w:lvl>
  </w:abstractNum>
  <w:abstractNum w:abstractNumId="37" w15:restartNumberingAfterBreak="0">
    <w:nsid w:val="35DF604C"/>
    <w:multiLevelType w:val="hybridMultilevel"/>
    <w:tmpl w:val="3C12F472"/>
    <w:lvl w:ilvl="0" w:tplc="4FC0FB1E">
      <w:start w:val="1"/>
      <w:numFmt w:val="bullet"/>
      <w:lvlText w:val=""/>
      <w:lvlJc w:val="left"/>
      <w:pPr>
        <w:ind w:left="720" w:hanging="360"/>
      </w:pPr>
      <w:rPr>
        <w:rFonts w:ascii="Symbol" w:hAnsi="Symbol"/>
      </w:rPr>
    </w:lvl>
    <w:lvl w:ilvl="1" w:tplc="54268C68">
      <w:start w:val="1"/>
      <w:numFmt w:val="bullet"/>
      <w:lvlText w:val=""/>
      <w:lvlJc w:val="left"/>
      <w:pPr>
        <w:ind w:left="720" w:hanging="360"/>
      </w:pPr>
      <w:rPr>
        <w:rFonts w:ascii="Symbol" w:hAnsi="Symbol"/>
      </w:rPr>
    </w:lvl>
    <w:lvl w:ilvl="2" w:tplc="0F08E7A8">
      <w:start w:val="1"/>
      <w:numFmt w:val="bullet"/>
      <w:lvlText w:val=""/>
      <w:lvlJc w:val="left"/>
      <w:pPr>
        <w:ind w:left="720" w:hanging="360"/>
      </w:pPr>
      <w:rPr>
        <w:rFonts w:ascii="Symbol" w:hAnsi="Symbol"/>
      </w:rPr>
    </w:lvl>
    <w:lvl w:ilvl="3" w:tplc="CD72144A">
      <w:start w:val="1"/>
      <w:numFmt w:val="bullet"/>
      <w:lvlText w:val=""/>
      <w:lvlJc w:val="left"/>
      <w:pPr>
        <w:ind w:left="720" w:hanging="360"/>
      </w:pPr>
      <w:rPr>
        <w:rFonts w:ascii="Symbol" w:hAnsi="Symbol"/>
      </w:rPr>
    </w:lvl>
    <w:lvl w:ilvl="4" w:tplc="ADA408B6">
      <w:start w:val="1"/>
      <w:numFmt w:val="bullet"/>
      <w:lvlText w:val=""/>
      <w:lvlJc w:val="left"/>
      <w:pPr>
        <w:ind w:left="720" w:hanging="360"/>
      </w:pPr>
      <w:rPr>
        <w:rFonts w:ascii="Symbol" w:hAnsi="Symbol"/>
      </w:rPr>
    </w:lvl>
    <w:lvl w:ilvl="5" w:tplc="89F0668C">
      <w:start w:val="1"/>
      <w:numFmt w:val="bullet"/>
      <w:lvlText w:val=""/>
      <w:lvlJc w:val="left"/>
      <w:pPr>
        <w:ind w:left="720" w:hanging="360"/>
      </w:pPr>
      <w:rPr>
        <w:rFonts w:ascii="Symbol" w:hAnsi="Symbol"/>
      </w:rPr>
    </w:lvl>
    <w:lvl w:ilvl="6" w:tplc="79D09066">
      <w:start w:val="1"/>
      <w:numFmt w:val="bullet"/>
      <w:lvlText w:val=""/>
      <w:lvlJc w:val="left"/>
      <w:pPr>
        <w:ind w:left="720" w:hanging="360"/>
      </w:pPr>
      <w:rPr>
        <w:rFonts w:ascii="Symbol" w:hAnsi="Symbol"/>
      </w:rPr>
    </w:lvl>
    <w:lvl w:ilvl="7" w:tplc="1D20B158">
      <w:start w:val="1"/>
      <w:numFmt w:val="bullet"/>
      <w:lvlText w:val=""/>
      <w:lvlJc w:val="left"/>
      <w:pPr>
        <w:ind w:left="720" w:hanging="360"/>
      </w:pPr>
      <w:rPr>
        <w:rFonts w:ascii="Symbol" w:hAnsi="Symbol"/>
      </w:rPr>
    </w:lvl>
    <w:lvl w:ilvl="8" w:tplc="346691D8">
      <w:start w:val="1"/>
      <w:numFmt w:val="bullet"/>
      <w:lvlText w:val=""/>
      <w:lvlJc w:val="left"/>
      <w:pPr>
        <w:ind w:left="720" w:hanging="360"/>
      </w:pPr>
      <w:rPr>
        <w:rFonts w:ascii="Symbol" w:hAnsi="Symbol"/>
      </w:rPr>
    </w:lvl>
  </w:abstractNum>
  <w:abstractNum w:abstractNumId="38" w15:restartNumberingAfterBreak="0">
    <w:nsid w:val="36435E3E"/>
    <w:multiLevelType w:val="multilevel"/>
    <w:tmpl w:val="E4D8BEE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39EA0516"/>
    <w:multiLevelType w:val="multilevel"/>
    <w:tmpl w:val="BD74B5A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A422C3A"/>
    <w:multiLevelType w:val="multilevel"/>
    <w:tmpl w:val="D794D452"/>
    <w:lvl w:ilvl="0">
      <w:start w:val="1"/>
      <w:numFmt w:val="bullet"/>
      <w:lvlText w:val=""/>
      <w:lvlJc w:val="left"/>
      <w:pPr>
        <w:tabs>
          <w:tab w:val="num" w:pos="720"/>
        </w:tabs>
        <w:ind w:left="720" w:hanging="360"/>
      </w:pPr>
      <w:rPr>
        <w:rFonts w:hint="default" w:ascii="Symbol" w:hAnsi="Symbol"/>
        <w:sz w:val="24"/>
        <w:szCs w:val="32"/>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3BACE9C2"/>
    <w:multiLevelType w:val="hybridMultilevel"/>
    <w:tmpl w:val="FFFFFFFF"/>
    <w:lvl w:ilvl="0" w:tplc="77C8A79A">
      <w:start w:val="1"/>
      <w:numFmt w:val="bullet"/>
      <w:lvlText w:val="·"/>
      <w:lvlJc w:val="left"/>
      <w:pPr>
        <w:ind w:left="720" w:hanging="360"/>
      </w:pPr>
      <w:rPr>
        <w:rFonts w:hint="default" w:ascii="Symbol" w:hAnsi="Symbol"/>
      </w:rPr>
    </w:lvl>
    <w:lvl w:ilvl="1" w:tplc="51AE1076">
      <w:start w:val="1"/>
      <w:numFmt w:val="bullet"/>
      <w:lvlText w:val="o"/>
      <w:lvlJc w:val="left"/>
      <w:pPr>
        <w:ind w:left="1440" w:hanging="360"/>
      </w:pPr>
      <w:rPr>
        <w:rFonts w:hint="default" w:ascii="Courier New" w:hAnsi="Courier New"/>
      </w:rPr>
    </w:lvl>
    <w:lvl w:ilvl="2" w:tplc="C4F463B4">
      <w:start w:val="1"/>
      <w:numFmt w:val="bullet"/>
      <w:lvlText w:val=""/>
      <w:lvlJc w:val="left"/>
      <w:pPr>
        <w:ind w:left="2160" w:hanging="360"/>
      </w:pPr>
      <w:rPr>
        <w:rFonts w:hint="default" w:ascii="Wingdings" w:hAnsi="Wingdings"/>
      </w:rPr>
    </w:lvl>
    <w:lvl w:ilvl="3" w:tplc="8F3A0ADE">
      <w:start w:val="1"/>
      <w:numFmt w:val="bullet"/>
      <w:lvlText w:val=""/>
      <w:lvlJc w:val="left"/>
      <w:pPr>
        <w:ind w:left="2880" w:hanging="360"/>
      </w:pPr>
      <w:rPr>
        <w:rFonts w:hint="default" w:ascii="Symbol" w:hAnsi="Symbol"/>
      </w:rPr>
    </w:lvl>
    <w:lvl w:ilvl="4" w:tplc="2272B73A">
      <w:start w:val="1"/>
      <w:numFmt w:val="bullet"/>
      <w:lvlText w:val="o"/>
      <w:lvlJc w:val="left"/>
      <w:pPr>
        <w:ind w:left="3600" w:hanging="360"/>
      </w:pPr>
      <w:rPr>
        <w:rFonts w:hint="default" w:ascii="Courier New" w:hAnsi="Courier New"/>
      </w:rPr>
    </w:lvl>
    <w:lvl w:ilvl="5" w:tplc="AC1C1D4A">
      <w:start w:val="1"/>
      <w:numFmt w:val="bullet"/>
      <w:lvlText w:val=""/>
      <w:lvlJc w:val="left"/>
      <w:pPr>
        <w:ind w:left="4320" w:hanging="360"/>
      </w:pPr>
      <w:rPr>
        <w:rFonts w:hint="default" w:ascii="Wingdings" w:hAnsi="Wingdings"/>
      </w:rPr>
    </w:lvl>
    <w:lvl w:ilvl="6" w:tplc="E9F86320">
      <w:start w:val="1"/>
      <w:numFmt w:val="bullet"/>
      <w:lvlText w:val=""/>
      <w:lvlJc w:val="left"/>
      <w:pPr>
        <w:ind w:left="5040" w:hanging="360"/>
      </w:pPr>
      <w:rPr>
        <w:rFonts w:hint="default" w:ascii="Symbol" w:hAnsi="Symbol"/>
      </w:rPr>
    </w:lvl>
    <w:lvl w:ilvl="7" w:tplc="3E104B1C">
      <w:start w:val="1"/>
      <w:numFmt w:val="bullet"/>
      <w:lvlText w:val="o"/>
      <w:lvlJc w:val="left"/>
      <w:pPr>
        <w:ind w:left="5760" w:hanging="360"/>
      </w:pPr>
      <w:rPr>
        <w:rFonts w:hint="default" w:ascii="Courier New" w:hAnsi="Courier New"/>
      </w:rPr>
    </w:lvl>
    <w:lvl w:ilvl="8" w:tplc="CBEA6540">
      <w:start w:val="1"/>
      <w:numFmt w:val="bullet"/>
      <w:lvlText w:val=""/>
      <w:lvlJc w:val="left"/>
      <w:pPr>
        <w:ind w:left="6480" w:hanging="360"/>
      </w:pPr>
      <w:rPr>
        <w:rFonts w:hint="default" w:ascii="Wingdings" w:hAnsi="Wingdings"/>
      </w:rPr>
    </w:lvl>
  </w:abstractNum>
  <w:abstractNum w:abstractNumId="42" w15:restartNumberingAfterBreak="0">
    <w:nsid w:val="41550E52"/>
    <w:multiLevelType w:val="multilevel"/>
    <w:tmpl w:val="32369C20"/>
    <w:lvl w:ilvl="0">
      <w:start w:val="1"/>
      <w:numFmt w:val="decimal"/>
      <w:lvlText w:val="%1."/>
      <w:lvlJc w:val="left"/>
      <w:pPr>
        <w:tabs>
          <w:tab w:val="num" w:pos="720"/>
        </w:tabs>
        <w:ind w:left="720" w:hanging="360"/>
      </w:pPr>
    </w:lvl>
    <w:lvl w:ilvl="1">
      <w:numFmt w:val="bullet"/>
      <w:lvlText w:val=""/>
      <w:lvlJc w:val="left"/>
      <w:pPr>
        <w:ind w:left="1440" w:hanging="360"/>
      </w:pPr>
      <w:rPr>
        <w:rFonts w:hint="default" w:ascii="Symbol" w:hAnsi="Symbol" w:eastAsiaTheme="minorEastAsia" w:cstheme="minorBidi"/>
      </w:rPr>
    </w:lvl>
    <w:lvl w:ilvl="2">
      <w:start w:val="1"/>
      <w:numFmt w:val="decimal"/>
      <w:lvlText w:val="%3."/>
      <w:lvlJc w:val="left"/>
      <w:pPr>
        <w:tabs>
          <w:tab w:val="num" w:pos="2160"/>
        </w:tabs>
        <w:ind w:left="2160" w:hanging="360"/>
      </w:pPr>
    </w:lvl>
    <w:lvl w:ilvl="3">
      <w:numFmt w:val="bullet"/>
      <w:lvlText w:val=""/>
      <w:lvlJc w:val="left"/>
      <w:pPr>
        <w:ind w:left="2880" w:hanging="360"/>
      </w:pPr>
      <w:rPr>
        <w:rFonts w:hint="default" w:ascii="Symbol" w:hAnsi="Symbol" w:eastAsiaTheme="minorEastAsia" w:cstheme="minorBidi"/>
      </w:rPr>
    </w:lvl>
    <w:lvl w:ilvl="4">
      <w:start w:val="1"/>
      <w:numFmt w:val="decimal"/>
      <w:lvlText w:val="%5."/>
      <w:lvlJc w:val="left"/>
      <w:pPr>
        <w:tabs>
          <w:tab w:val="num" w:pos="3600"/>
        </w:tabs>
        <w:ind w:left="3600" w:hanging="360"/>
      </w:pPr>
    </w:lvl>
    <w:lvl w:ilvl="5">
      <w:start w:val="1"/>
      <w:numFmt w:val="bullet"/>
      <w:lvlText w:val=""/>
      <w:lvlJc w:val="left"/>
      <w:pPr>
        <w:ind w:left="4320" w:hanging="360"/>
      </w:pPr>
      <w:rPr>
        <w:rFonts w:hint="default" w:ascii="Symbol" w:hAnsi="Symbol"/>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924C36"/>
    <w:multiLevelType w:val="hybridMultilevel"/>
    <w:tmpl w:val="14DEDE1C"/>
    <w:lvl w:ilvl="0" w:tplc="7C1A67BE">
      <w:start w:val="1"/>
      <w:numFmt w:val="bullet"/>
      <w:lvlText w:val=""/>
      <w:lvlJc w:val="left"/>
      <w:pPr>
        <w:ind w:left="720" w:hanging="360"/>
      </w:pPr>
      <w:rPr>
        <w:rFonts w:hint="default" w:ascii="Symbol" w:hAnsi="Symbol" w:cs="Calibri"/>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44" w15:restartNumberingAfterBreak="0">
    <w:nsid w:val="432774D0"/>
    <w:multiLevelType w:val="multilevel"/>
    <w:tmpl w:val="09E846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5" w15:restartNumberingAfterBreak="0">
    <w:nsid w:val="46C47F9F"/>
    <w:multiLevelType w:val="multilevel"/>
    <w:tmpl w:val="96444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49505872"/>
    <w:multiLevelType w:val="multilevel"/>
    <w:tmpl w:val="C876D2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FEB3D89"/>
    <w:multiLevelType w:val="hybridMultilevel"/>
    <w:tmpl w:val="FFFFFFFF"/>
    <w:lvl w:ilvl="0" w:tplc="F4C4ACFC">
      <w:start w:val="1"/>
      <w:numFmt w:val="bullet"/>
      <w:lvlText w:val="·"/>
      <w:lvlJc w:val="left"/>
      <w:pPr>
        <w:ind w:left="720" w:hanging="360"/>
      </w:pPr>
      <w:rPr>
        <w:rFonts w:hint="default" w:ascii="Symbol" w:hAnsi="Symbol"/>
      </w:rPr>
    </w:lvl>
    <w:lvl w:ilvl="1" w:tplc="E8105532">
      <w:start w:val="1"/>
      <w:numFmt w:val="bullet"/>
      <w:lvlText w:val="o"/>
      <w:lvlJc w:val="left"/>
      <w:pPr>
        <w:ind w:left="1440" w:hanging="360"/>
      </w:pPr>
      <w:rPr>
        <w:rFonts w:hint="default" w:ascii="Courier New" w:hAnsi="Courier New"/>
      </w:rPr>
    </w:lvl>
    <w:lvl w:ilvl="2" w:tplc="C44C1A40">
      <w:start w:val="1"/>
      <w:numFmt w:val="bullet"/>
      <w:lvlText w:val=""/>
      <w:lvlJc w:val="left"/>
      <w:pPr>
        <w:ind w:left="2160" w:hanging="360"/>
      </w:pPr>
      <w:rPr>
        <w:rFonts w:hint="default" w:ascii="Wingdings" w:hAnsi="Wingdings"/>
      </w:rPr>
    </w:lvl>
    <w:lvl w:ilvl="3" w:tplc="84563C22">
      <w:start w:val="1"/>
      <w:numFmt w:val="bullet"/>
      <w:lvlText w:val=""/>
      <w:lvlJc w:val="left"/>
      <w:pPr>
        <w:ind w:left="2880" w:hanging="360"/>
      </w:pPr>
      <w:rPr>
        <w:rFonts w:hint="default" w:ascii="Symbol" w:hAnsi="Symbol"/>
      </w:rPr>
    </w:lvl>
    <w:lvl w:ilvl="4" w:tplc="2F4AAF3C">
      <w:start w:val="1"/>
      <w:numFmt w:val="bullet"/>
      <w:lvlText w:val="o"/>
      <w:lvlJc w:val="left"/>
      <w:pPr>
        <w:ind w:left="3600" w:hanging="360"/>
      </w:pPr>
      <w:rPr>
        <w:rFonts w:hint="default" w:ascii="Courier New" w:hAnsi="Courier New"/>
      </w:rPr>
    </w:lvl>
    <w:lvl w:ilvl="5" w:tplc="41AE3170">
      <w:start w:val="1"/>
      <w:numFmt w:val="bullet"/>
      <w:lvlText w:val=""/>
      <w:lvlJc w:val="left"/>
      <w:pPr>
        <w:ind w:left="4320" w:hanging="360"/>
      </w:pPr>
      <w:rPr>
        <w:rFonts w:hint="default" w:ascii="Wingdings" w:hAnsi="Wingdings"/>
      </w:rPr>
    </w:lvl>
    <w:lvl w:ilvl="6" w:tplc="132CC546">
      <w:start w:val="1"/>
      <w:numFmt w:val="bullet"/>
      <w:lvlText w:val=""/>
      <w:lvlJc w:val="left"/>
      <w:pPr>
        <w:ind w:left="5040" w:hanging="360"/>
      </w:pPr>
      <w:rPr>
        <w:rFonts w:hint="default" w:ascii="Symbol" w:hAnsi="Symbol"/>
      </w:rPr>
    </w:lvl>
    <w:lvl w:ilvl="7" w:tplc="AA841AAE">
      <w:start w:val="1"/>
      <w:numFmt w:val="bullet"/>
      <w:lvlText w:val="o"/>
      <w:lvlJc w:val="left"/>
      <w:pPr>
        <w:ind w:left="5760" w:hanging="360"/>
      </w:pPr>
      <w:rPr>
        <w:rFonts w:hint="default" w:ascii="Courier New" w:hAnsi="Courier New"/>
      </w:rPr>
    </w:lvl>
    <w:lvl w:ilvl="8" w:tplc="EF9271A8">
      <w:start w:val="1"/>
      <w:numFmt w:val="bullet"/>
      <w:lvlText w:val=""/>
      <w:lvlJc w:val="left"/>
      <w:pPr>
        <w:ind w:left="6480" w:hanging="360"/>
      </w:pPr>
      <w:rPr>
        <w:rFonts w:hint="default" w:ascii="Wingdings" w:hAnsi="Wingdings"/>
      </w:rPr>
    </w:lvl>
  </w:abstractNum>
  <w:abstractNum w:abstractNumId="48" w15:restartNumberingAfterBreak="0">
    <w:nsid w:val="50C443C9"/>
    <w:multiLevelType w:val="multilevel"/>
    <w:tmpl w:val="2C7E2F06"/>
    <w:lvl w:ilvl="0">
      <w:start w:val="11"/>
      <w:numFmt w:val="decimal"/>
      <w:lvlText w:val="%1."/>
      <w:lvlJc w:val="left"/>
      <w:pPr>
        <w:tabs>
          <w:tab w:val="num" w:pos="720"/>
        </w:tabs>
        <w:ind w:left="720" w:hanging="360"/>
      </w:pPr>
      <w:rPr>
        <w:rFonts w:hint="default"/>
      </w:rPr>
    </w:lvl>
    <w:lvl w:ilvl="1">
      <w:start w:val="4"/>
      <w:numFmt w:val="bullet"/>
      <w:lvlText w:val=""/>
      <w:lvlJc w:val="left"/>
      <w:pPr>
        <w:ind w:left="1440" w:hanging="360"/>
      </w:pPr>
      <w:rPr>
        <w:rFonts w:hint="default" w:ascii="Symbol" w:hAnsi="Symbol" w:eastAsiaTheme="minorEastAsia" w:cstheme="minorBidi"/>
      </w:rPr>
    </w:lvl>
    <w:lvl w:ilvl="2">
      <w:start w:val="2"/>
      <w:numFmt w:val="decimal"/>
      <w:lvlText w:val="%3."/>
      <w:lvlJc w:val="left"/>
      <w:pPr>
        <w:tabs>
          <w:tab w:val="num" w:pos="2160"/>
        </w:tabs>
        <w:ind w:left="2160" w:hanging="360"/>
      </w:pPr>
      <w:rPr>
        <w:rFonts w:hint="default"/>
      </w:rPr>
    </w:lvl>
    <w:lvl w:ilvl="3">
      <w:numFmt w:val="bullet"/>
      <w:lvlText w:val=""/>
      <w:lvlJc w:val="left"/>
      <w:pPr>
        <w:ind w:left="2880" w:hanging="360"/>
      </w:pPr>
      <w:rPr>
        <w:rFonts w:hint="default" w:ascii="Symbol" w:hAnsi="Symbol" w:eastAsiaTheme="minorEastAsia" w:cstheme="minorBidi"/>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 w15:restartNumberingAfterBreak="0">
    <w:nsid w:val="51100FFB"/>
    <w:multiLevelType w:val="multilevel"/>
    <w:tmpl w:val="3B78D0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144523E"/>
    <w:multiLevelType w:val="multilevel"/>
    <w:tmpl w:val="80FCC660"/>
    <w:lvl w:ilvl="0">
      <w:start w:val="1"/>
      <w:numFmt w:val="decimal"/>
      <w:lvlText w:val="%1."/>
      <w:lvlJc w:val="left"/>
      <w:pPr>
        <w:tabs>
          <w:tab w:val="num" w:pos="723"/>
        </w:tabs>
        <w:ind w:left="723" w:hanging="360"/>
      </w:pPr>
      <w:rPr>
        <w:rFonts w:ascii="Calibri" w:hAnsi="Calibri" w:cs="Calibri" w:eastAsiaTheme="minorEastAsia"/>
        <w:sz w:val="24"/>
        <w:szCs w:val="32"/>
      </w:rPr>
    </w:lvl>
    <w:lvl w:ilvl="1" w:tentative="1">
      <w:start w:val="1"/>
      <w:numFmt w:val="bullet"/>
      <w:lvlText w:val="o"/>
      <w:lvlJc w:val="left"/>
      <w:pPr>
        <w:tabs>
          <w:tab w:val="num" w:pos="1443"/>
        </w:tabs>
        <w:ind w:left="1443" w:hanging="360"/>
      </w:pPr>
      <w:rPr>
        <w:rFonts w:hint="default" w:ascii="Courier New" w:hAnsi="Courier New"/>
        <w:sz w:val="20"/>
      </w:rPr>
    </w:lvl>
    <w:lvl w:ilvl="2" w:tentative="1">
      <w:start w:val="1"/>
      <w:numFmt w:val="bullet"/>
      <w:lvlText w:val=""/>
      <w:lvlJc w:val="left"/>
      <w:pPr>
        <w:tabs>
          <w:tab w:val="num" w:pos="2163"/>
        </w:tabs>
        <w:ind w:left="2163" w:hanging="360"/>
      </w:pPr>
      <w:rPr>
        <w:rFonts w:hint="default" w:ascii="Wingdings" w:hAnsi="Wingdings"/>
        <w:sz w:val="20"/>
      </w:rPr>
    </w:lvl>
    <w:lvl w:ilvl="3" w:tentative="1">
      <w:start w:val="1"/>
      <w:numFmt w:val="bullet"/>
      <w:lvlText w:val=""/>
      <w:lvlJc w:val="left"/>
      <w:pPr>
        <w:tabs>
          <w:tab w:val="num" w:pos="2883"/>
        </w:tabs>
        <w:ind w:left="2883" w:hanging="360"/>
      </w:pPr>
      <w:rPr>
        <w:rFonts w:hint="default" w:ascii="Wingdings" w:hAnsi="Wingdings"/>
        <w:sz w:val="20"/>
      </w:rPr>
    </w:lvl>
    <w:lvl w:ilvl="4" w:tentative="1">
      <w:start w:val="1"/>
      <w:numFmt w:val="bullet"/>
      <w:lvlText w:val=""/>
      <w:lvlJc w:val="left"/>
      <w:pPr>
        <w:tabs>
          <w:tab w:val="num" w:pos="3603"/>
        </w:tabs>
        <w:ind w:left="3603" w:hanging="360"/>
      </w:pPr>
      <w:rPr>
        <w:rFonts w:hint="default" w:ascii="Wingdings" w:hAnsi="Wingdings"/>
        <w:sz w:val="20"/>
      </w:rPr>
    </w:lvl>
    <w:lvl w:ilvl="5" w:tentative="1">
      <w:start w:val="1"/>
      <w:numFmt w:val="bullet"/>
      <w:lvlText w:val=""/>
      <w:lvlJc w:val="left"/>
      <w:pPr>
        <w:tabs>
          <w:tab w:val="num" w:pos="4323"/>
        </w:tabs>
        <w:ind w:left="4323" w:hanging="360"/>
      </w:pPr>
      <w:rPr>
        <w:rFonts w:hint="default" w:ascii="Wingdings" w:hAnsi="Wingdings"/>
        <w:sz w:val="20"/>
      </w:rPr>
    </w:lvl>
    <w:lvl w:ilvl="6" w:tentative="1">
      <w:start w:val="1"/>
      <w:numFmt w:val="bullet"/>
      <w:lvlText w:val=""/>
      <w:lvlJc w:val="left"/>
      <w:pPr>
        <w:tabs>
          <w:tab w:val="num" w:pos="5043"/>
        </w:tabs>
        <w:ind w:left="5043" w:hanging="360"/>
      </w:pPr>
      <w:rPr>
        <w:rFonts w:hint="default" w:ascii="Wingdings" w:hAnsi="Wingdings"/>
        <w:sz w:val="20"/>
      </w:rPr>
    </w:lvl>
    <w:lvl w:ilvl="7" w:tentative="1">
      <w:start w:val="1"/>
      <w:numFmt w:val="bullet"/>
      <w:lvlText w:val=""/>
      <w:lvlJc w:val="left"/>
      <w:pPr>
        <w:tabs>
          <w:tab w:val="num" w:pos="5763"/>
        </w:tabs>
        <w:ind w:left="5763" w:hanging="360"/>
      </w:pPr>
      <w:rPr>
        <w:rFonts w:hint="default" w:ascii="Wingdings" w:hAnsi="Wingdings"/>
        <w:sz w:val="20"/>
      </w:rPr>
    </w:lvl>
    <w:lvl w:ilvl="8" w:tentative="1">
      <w:start w:val="1"/>
      <w:numFmt w:val="bullet"/>
      <w:lvlText w:val=""/>
      <w:lvlJc w:val="left"/>
      <w:pPr>
        <w:tabs>
          <w:tab w:val="num" w:pos="6483"/>
        </w:tabs>
        <w:ind w:left="6483" w:hanging="360"/>
      </w:pPr>
      <w:rPr>
        <w:rFonts w:hint="default" w:ascii="Wingdings" w:hAnsi="Wingdings"/>
        <w:sz w:val="20"/>
      </w:rPr>
    </w:lvl>
  </w:abstractNum>
  <w:abstractNum w:abstractNumId="51" w15:restartNumberingAfterBreak="0">
    <w:nsid w:val="51AC832E"/>
    <w:multiLevelType w:val="hybridMultilevel"/>
    <w:tmpl w:val="FFFFFFFF"/>
    <w:lvl w:ilvl="0" w:tplc="5EF2E9C2">
      <w:start w:val="1"/>
      <w:numFmt w:val="bullet"/>
      <w:lvlText w:val="·"/>
      <w:lvlJc w:val="left"/>
      <w:pPr>
        <w:ind w:left="720" w:hanging="360"/>
      </w:pPr>
      <w:rPr>
        <w:rFonts w:hint="default" w:ascii="Symbol" w:hAnsi="Symbol"/>
      </w:rPr>
    </w:lvl>
    <w:lvl w:ilvl="1" w:tplc="481845FA">
      <w:start w:val="1"/>
      <w:numFmt w:val="bullet"/>
      <w:lvlText w:val="o"/>
      <w:lvlJc w:val="left"/>
      <w:pPr>
        <w:ind w:left="1440" w:hanging="360"/>
      </w:pPr>
      <w:rPr>
        <w:rFonts w:hint="default" w:ascii="Courier New" w:hAnsi="Courier New"/>
      </w:rPr>
    </w:lvl>
    <w:lvl w:ilvl="2" w:tplc="F3ACAC9E">
      <w:start w:val="1"/>
      <w:numFmt w:val="bullet"/>
      <w:lvlText w:val=""/>
      <w:lvlJc w:val="left"/>
      <w:pPr>
        <w:ind w:left="2160" w:hanging="360"/>
      </w:pPr>
      <w:rPr>
        <w:rFonts w:hint="default" w:ascii="Wingdings" w:hAnsi="Wingdings"/>
      </w:rPr>
    </w:lvl>
    <w:lvl w:ilvl="3" w:tplc="9B20C316">
      <w:start w:val="1"/>
      <w:numFmt w:val="bullet"/>
      <w:lvlText w:val=""/>
      <w:lvlJc w:val="left"/>
      <w:pPr>
        <w:ind w:left="2880" w:hanging="360"/>
      </w:pPr>
      <w:rPr>
        <w:rFonts w:hint="default" w:ascii="Symbol" w:hAnsi="Symbol"/>
      </w:rPr>
    </w:lvl>
    <w:lvl w:ilvl="4" w:tplc="B8866D52">
      <w:start w:val="1"/>
      <w:numFmt w:val="bullet"/>
      <w:lvlText w:val="o"/>
      <w:lvlJc w:val="left"/>
      <w:pPr>
        <w:ind w:left="3600" w:hanging="360"/>
      </w:pPr>
      <w:rPr>
        <w:rFonts w:hint="default" w:ascii="Courier New" w:hAnsi="Courier New"/>
      </w:rPr>
    </w:lvl>
    <w:lvl w:ilvl="5" w:tplc="4B00CC7E">
      <w:start w:val="1"/>
      <w:numFmt w:val="bullet"/>
      <w:lvlText w:val=""/>
      <w:lvlJc w:val="left"/>
      <w:pPr>
        <w:ind w:left="4320" w:hanging="360"/>
      </w:pPr>
      <w:rPr>
        <w:rFonts w:hint="default" w:ascii="Wingdings" w:hAnsi="Wingdings"/>
      </w:rPr>
    </w:lvl>
    <w:lvl w:ilvl="6" w:tplc="AF9C743E">
      <w:start w:val="1"/>
      <w:numFmt w:val="bullet"/>
      <w:lvlText w:val=""/>
      <w:lvlJc w:val="left"/>
      <w:pPr>
        <w:ind w:left="5040" w:hanging="360"/>
      </w:pPr>
      <w:rPr>
        <w:rFonts w:hint="default" w:ascii="Symbol" w:hAnsi="Symbol"/>
      </w:rPr>
    </w:lvl>
    <w:lvl w:ilvl="7" w:tplc="E7A68AEE">
      <w:start w:val="1"/>
      <w:numFmt w:val="bullet"/>
      <w:lvlText w:val="o"/>
      <w:lvlJc w:val="left"/>
      <w:pPr>
        <w:ind w:left="5760" w:hanging="360"/>
      </w:pPr>
      <w:rPr>
        <w:rFonts w:hint="default" w:ascii="Courier New" w:hAnsi="Courier New"/>
      </w:rPr>
    </w:lvl>
    <w:lvl w:ilvl="8" w:tplc="5F080F82">
      <w:start w:val="1"/>
      <w:numFmt w:val="bullet"/>
      <w:lvlText w:val=""/>
      <w:lvlJc w:val="left"/>
      <w:pPr>
        <w:ind w:left="6480" w:hanging="360"/>
      </w:pPr>
      <w:rPr>
        <w:rFonts w:hint="default" w:ascii="Wingdings" w:hAnsi="Wingdings"/>
      </w:rPr>
    </w:lvl>
  </w:abstractNum>
  <w:abstractNum w:abstractNumId="52" w15:restartNumberingAfterBreak="0">
    <w:nsid w:val="52327FB7"/>
    <w:multiLevelType w:val="multilevel"/>
    <w:tmpl w:val="A748F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53076EE1"/>
    <w:multiLevelType w:val="multilevel"/>
    <w:tmpl w:val="05EC6F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58C1347F"/>
    <w:multiLevelType w:val="hybridMultilevel"/>
    <w:tmpl w:val="50BC974C"/>
    <w:lvl w:ilvl="0" w:tplc="7C1A67BE">
      <w:start w:val="1"/>
      <w:numFmt w:val="bullet"/>
      <w:lvlText w:val=""/>
      <w:lvlJc w:val="left"/>
      <w:pPr>
        <w:ind w:left="1080" w:hanging="360"/>
      </w:pPr>
      <w:rPr>
        <w:rFonts w:hint="default" w:ascii="Symbol" w:hAnsi="Symbol" w:cs="Calibri"/>
      </w:rPr>
    </w:lvl>
    <w:lvl w:ilvl="1" w:tplc="48090003" w:tentative="1">
      <w:start w:val="1"/>
      <w:numFmt w:val="bullet"/>
      <w:lvlText w:val="o"/>
      <w:lvlJc w:val="left"/>
      <w:pPr>
        <w:ind w:left="1800" w:hanging="360"/>
      </w:pPr>
      <w:rPr>
        <w:rFonts w:hint="default" w:ascii="Courier New" w:hAnsi="Courier New" w:cs="Courier New"/>
      </w:rPr>
    </w:lvl>
    <w:lvl w:ilvl="2" w:tplc="48090005" w:tentative="1">
      <w:start w:val="1"/>
      <w:numFmt w:val="bullet"/>
      <w:lvlText w:val=""/>
      <w:lvlJc w:val="left"/>
      <w:pPr>
        <w:ind w:left="2520" w:hanging="360"/>
      </w:pPr>
      <w:rPr>
        <w:rFonts w:hint="default" w:ascii="Wingdings" w:hAnsi="Wingdings"/>
      </w:rPr>
    </w:lvl>
    <w:lvl w:ilvl="3" w:tplc="48090001" w:tentative="1">
      <w:start w:val="1"/>
      <w:numFmt w:val="bullet"/>
      <w:lvlText w:val=""/>
      <w:lvlJc w:val="left"/>
      <w:pPr>
        <w:ind w:left="3240" w:hanging="360"/>
      </w:pPr>
      <w:rPr>
        <w:rFonts w:hint="default" w:ascii="Symbol" w:hAnsi="Symbol"/>
      </w:rPr>
    </w:lvl>
    <w:lvl w:ilvl="4" w:tplc="48090003" w:tentative="1">
      <w:start w:val="1"/>
      <w:numFmt w:val="bullet"/>
      <w:lvlText w:val="o"/>
      <w:lvlJc w:val="left"/>
      <w:pPr>
        <w:ind w:left="3960" w:hanging="360"/>
      </w:pPr>
      <w:rPr>
        <w:rFonts w:hint="default" w:ascii="Courier New" w:hAnsi="Courier New" w:cs="Courier New"/>
      </w:rPr>
    </w:lvl>
    <w:lvl w:ilvl="5" w:tplc="48090005" w:tentative="1">
      <w:start w:val="1"/>
      <w:numFmt w:val="bullet"/>
      <w:lvlText w:val=""/>
      <w:lvlJc w:val="left"/>
      <w:pPr>
        <w:ind w:left="4680" w:hanging="360"/>
      </w:pPr>
      <w:rPr>
        <w:rFonts w:hint="default" w:ascii="Wingdings" w:hAnsi="Wingdings"/>
      </w:rPr>
    </w:lvl>
    <w:lvl w:ilvl="6" w:tplc="48090001" w:tentative="1">
      <w:start w:val="1"/>
      <w:numFmt w:val="bullet"/>
      <w:lvlText w:val=""/>
      <w:lvlJc w:val="left"/>
      <w:pPr>
        <w:ind w:left="5400" w:hanging="360"/>
      </w:pPr>
      <w:rPr>
        <w:rFonts w:hint="default" w:ascii="Symbol" w:hAnsi="Symbol"/>
      </w:rPr>
    </w:lvl>
    <w:lvl w:ilvl="7" w:tplc="48090003" w:tentative="1">
      <w:start w:val="1"/>
      <w:numFmt w:val="bullet"/>
      <w:lvlText w:val="o"/>
      <w:lvlJc w:val="left"/>
      <w:pPr>
        <w:ind w:left="6120" w:hanging="360"/>
      </w:pPr>
      <w:rPr>
        <w:rFonts w:hint="default" w:ascii="Courier New" w:hAnsi="Courier New" w:cs="Courier New"/>
      </w:rPr>
    </w:lvl>
    <w:lvl w:ilvl="8" w:tplc="48090005" w:tentative="1">
      <w:start w:val="1"/>
      <w:numFmt w:val="bullet"/>
      <w:lvlText w:val=""/>
      <w:lvlJc w:val="left"/>
      <w:pPr>
        <w:ind w:left="6840" w:hanging="360"/>
      </w:pPr>
      <w:rPr>
        <w:rFonts w:hint="default" w:ascii="Wingdings" w:hAnsi="Wingdings"/>
      </w:rPr>
    </w:lvl>
  </w:abstractNum>
  <w:abstractNum w:abstractNumId="55" w15:restartNumberingAfterBreak="0">
    <w:nsid w:val="5D9D1889"/>
    <w:multiLevelType w:val="multilevel"/>
    <w:tmpl w:val="718EE300"/>
    <w:lvl w:ilvl="0">
      <w:start w:val="11"/>
      <w:numFmt w:val="decimal"/>
      <w:lvlText w:val="%1."/>
      <w:lvlJc w:val="left"/>
      <w:pPr>
        <w:tabs>
          <w:tab w:val="num" w:pos="720"/>
        </w:tabs>
        <w:ind w:left="720" w:hanging="360"/>
      </w:pPr>
      <w:rPr>
        <w:rFonts w:hint="default"/>
      </w:rPr>
    </w:lvl>
    <w:lvl w:ilvl="1">
      <w:start w:val="4"/>
      <w:numFmt w:val="bullet"/>
      <w:lvlText w:val=""/>
      <w:lvlJc w:val="left"/>
      <w:pPr>
        <w:ind w:left="1440" w:hanging="360"/>
      </w:pPr>
      <w:rPr>
        <w:rFonts w:hint="default" w:ascii="Symbol" w:hAnsi="Symbol" w:eastAsiaTheme="minorEastAsia" w:cstheme="minorBidi"/>
      </w:rPr>
    </w:lvl>
    <w:lvl w:ilvl="2">
      <w:start w:val="1"/>
      <w:numFmt w:val="decimal"/>
      <w:lvlText w:val="%3."/>
      <w:lvlJc w:val="left"/>
      <w:pPr>
        <w:tabs>
          <w:tab w:val="num" w:pos="2160"/>
        </w:tabs>
        <w:ind w:left="2160" w:hanging="360"/>
      </w:pPr>
      <w:rPr>
        <w:rFonts w:hint="default"/>
      </w:rPr>
    </w:lvl>
    <w:lvl w:ilvl="3">
      <w:numFmt w:val="bullet"/>
      <w:lvlText w:val=""/>
      <w:lvlJc w:val="left"/>
      <w:pPr>
        <w:ind w:left="2880" w:hanging="360"/>
      </w:pPr>
      <w:rPr>
        <w:rFonts w:hint="default" w:ascii="Symbol" w:hAnsi="Symbol" w:eastAsiaTheme="minorEastAsia" w:cstheme="minorBidi"/>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6" w15:restartNumberingAfterBreak="0">
    <w:nsid w:val="6082A6D5"/>
    <w:multiLevelType w:val="hybridMultilevel"/>
    <w:tmpl w:val="FFFFFFFF"/>
    <w:lvl w:ilvl="0" w:tplc="CC5A1D04">
      <w:start w:val="1"/>
      <w:numFmt w:val="bullet"/>
      <w:lvlText w:val="·"/>
      <w:lvlJc w:val="left"/>
      <w:pPr>
        <w:ind w:left="720" w:hanging="360"/>
      </w:pPr>
      <w:rPr>
        <w:rFonts w:hint="default" w:ascii="Symbol" w:hAnsi="Symbol"/>
      </w:rPr>
    </w:lvl>
    <w:lvl w:ilvl="1" w:tplc="7E6ED5B4">
      <w:start w:val="1"/>
      <w:numFmt w:val="bullet"/>
      <w:lvlText w:val="o"/>
      <w:lvlJc w:val="left"/>
      <w:pPr>
        <w:ind w:left="1440" w:hanging="360"/>
      </w:pPr>
      <w:rPr>
        <w:rFonts w:hint="default" w:ascii="Courier New" w:hAnsi="Courier New"/>
      </w:rPr>
    </w:lvl>
    <w:lvl w:ilvl="2" w:tplc="E7403F16">
      <w:start w:val="1"/>
      <w:numFmt w:val="bullet"/>
      <w:lvlText w:val=""/>
      <w:lvlJc w:val="left"/>
      <w:pPr>
        <w:ind w:left="2160" w:hanging="360"/>
      </w:pPr>
      <w:rPr>
        <w:rFonts w:hint="default" w:ascii="Wingdings" w:hAnsi="Wingdings"/>
      </w:rPr>
    </w:lvl>
    <w:lvl w:ilvl="3" w:tplc="841A549E">
      <w:start w:val="1"/>
      <w:numFmt w:val="bullet"/>
      <w:lvlText w:val=""/>
      <w:lvlJc w:val="left"/>
      <w:pPr>
        <w:ind w:left="2880" w:hanging="360"/>
      </w:pPr>
      <w:rPr>
        <w:rFonts w:hint="default" w:ascii="Symbol" w:hAnsi="Symbol"/>
      </w:rPr>
    </w:lvl>
    <w:lvl w:ilvl="4" w:tplc="9446ADB0">
      <w:start w:val="1"/>
      <w:numFmt w:val="bullet"/>
      <w:lvlText w:val="o"/>
      <w:lvlJc w:val="left"/>
      <w:pPr>
        <w:ind w:left="3600" w:hanging="360"/>
      </w:pPr>
      <w:rPr>
        <w:rFonts w:hint="default" w:ascii="Courier New" w:hAnsi="Courier New"/>
      </w:rPr>
    </w:lvl>
    <w:lvl w:ilvl="5" w:tplc="DF72DD2C">
      <w:start w:val="1"/>
      <w:numFmt w:val="bullet"/>
      <w:lvlText w:val=""/>
      <w:lvlJc w:val="left"/>
      <w:pPr>
        <w:ind w:left="4320" w:hanging="360"/>
      </w:pPr>
      <w:rPr>
        <w:rFonts w:hint="default" w:ascii="Wingdings" w:hAnsi="Wingdings"/>
      </w:rPr>
    </w:lvl>
    <w:lvl w:ilvl="6" w:tplc="7984343E">
      <w:start w:val="1"/>
      <w:numFmt w:val="bullet"/>
      <w:lvlText w:val=""/>
      <w:lvlJc w:val="left"/>
      <w:pPr>
        <w:ind w:left="5040" w:hanging="360"/>
      </w:pPr>
      <w:rPr>
        <w:rFonts w:hint="default" w:ascii="Symbol" w:hAnsi="Symbol"/>
      </w:rPr>
    </w:lvl>
    <w:lvl w:ilvl="7" w:tplc="7E12EEBA">
      <w:start w:val="1"/>
      <w:numFmt w:val="bullet"/>
      <w:lvlText w:val="o"/>
      <w:lvlJc w:val="left"/>
      <w:pPr>
        <w:ind w:left="5760" w:hanging="360"/>
      </w:pPr>
      <w:rPr>
        <w:rFonts w:hint="default" w:ascii="Courier New" w:hAnsi="Courier New"/>
      </w:rPr>
    </w:lvl>
    <w:lvl w:ilvl="8" w:tplc="10585F66">
      <w:start w:val="1"/>
      <w:numFmt w:val="bullet"/>
      <w:lvlText w:val=""/>
      <w:lvlJc w:val="left"/>
      <w:pPr>
        <w:ind w:left="6480" w:hanging="360"/>
      </w:pPr>
      <w:rPr>
        <w:rFonts w:hint="default" w:ascii="Wingdings" w:hAnsi="Wingdings"/>
      </w:rPr>
    </w:lvl>
  </w:abstractNum>
  <w:abstractNum w:abstractNumId="57" w15:restartNumberingAfterBreak="0">
    <w:nsid w:val="609C17CE"/>
    <w:multiLevelType w:val="hybridMultilevel"/>
    <w:tmpl w:val="D2BE51E6"/>
    <w:lvl w:ilvl="0" w:tplc="7C1A67BE">
      <w:start w:val="1"/>
      <w:numFmt w:val="bullet"/>
      <w:lvlText w:val=""/>
      <w:lvlJc w:val="left"/>
      <w:pPr>
        <w:ind w:left="1080" w:hanging="360"/>
      </w:pPr>
      <w:rPr>
        <w:rFonts w:hint="default" w:ascii="Symbol" w:hAnsi="Symbol" w:cs="Calibri"/>
      </w:rPr>
    </w:lvl>
    <w:lvl w:ilvl="1" w:tplc="48090003" w:tentative="1">
      <w:start w:val="1"/>
      <w:numFmt w:val="bullet"/>
      <w:lvlText w:val="o"/>
      <w:lvlJc w:val="left"/>
      <w:pPr>
        <w:ind w:left="1800" w:hanging="360"/>
      </w:pPr>
      <w:rPr>
        <w:rFonts w:hint="default" w:ascii="Courier New" w:hAnsi="Courier New" w:cs="Courier New"/>
      </w:rPr>
    </w:lvl>
    <w:lvl w:ilvl="2" w:tplc="48090005" w:tentative="1">
      <w:start w:val="1"/>
      <w:numFmt w:val="bullet"/>
      <w:lvlText w:val=""/>
      <w:lvlJc w:val="left"/>
      <w:pPr>
        <w:ind w:left="2520" w:hanging="360"/>
      </w:pPr>
      <w:rPr>
        <w:rFonts w:hint="default" w:ascii="Wingdings" w:hAnsi="Wingdings"/>
      </w:rPr>
    </w:lvl>
    <w:lvl w:ilvl="3" w:tplc="48090001" w:tentative="1">
      <w:start w:val="1"/>
      <w:numFmt w:val="bullet"/>
      <w:lvlText w:val=""/>
      <w:lvlJc w:val="left"/>
      <w:pPr>
        <w:ind w:left="3240" w:hanging="360"/>
      </w:pPr>
      <w:rPr>
        <w:rFonts w:hint="default" w:ascii="Symbol" w:hAnsi="Symbol"/>
      </w:rPr>
    </w:lvl>
    <w:lvl w:ilvl="4" w:tplc="48090003" w:tentative="1">
      <w:start w:val="1"/>
      <w:numFmt w:val="bullet"/>
      <w:lvlText w:val="o"/>
      <w:lvlJc w:val="left"/>
      <w:pPr>
        <w:ind w:left="3960" w:hanging="360"/>
      </w:pPr>
      <w:rPr>
        <w:rFonts w:hint="default" w:ascii="Courier New" w:hAnsi="Courier New" w:cs="Courier New"/>
      </w:rPr>
    </w:lvl>
    <w:lvl w:ilvl="5" w:tplc="48090005" w:tentative="1">
      <w:start w:val="1"/>
      <w:numFmt w:val="bullet"/>
      <w:lvlText w:val=""/>
      <w:lvlJc w:val="left"/>
      <w:pPr>
        <w:ind w:left="4680" w:hanging="360"/>
      </w:pPr>
      <w:rPr>
        <w:rFonts w:hint="default" w:ascii="Wingdings" w:hAnsi="Wingdings"/>
      </w:rPr>
    </w:lvl>
    <w:lvl w:ilvl="6" w:tplc="48090001" w:tentative="1">
      <w:start w:val="1"/>
      <w:numFmt w:val="bullet"/>
      <w:lvlText w:val=""/>
      <w:lvlJc w:val="left"/>
      <w:pPr>
        <w:ind w:left="5400" w:hanging="360"/>
      </w:pPr>
      <w:rPr>
        <w:rFonts w:hint="default" w:ascii="Symbol" w:hAnsi="Symbol"/>
      </w:rPr>
    </w:lvl>
    <w:lvl w:ilvl="7" w:tplc="48090003" w:tentative="1">
      <w:start w:val="1"/>
      <w:numFmt w:val="bullet"/>
      <w:lvlText w:val="o"/>
      <w:lvlJc w:val="left"/>
      <w:pPr>
        <w:ind w:left="6120" w:hanging="360"/>
      </w:pPr>
      <w:rPr>
        <w:rFonts w:hint="default" w:ascii="Courier New" w:hAnsi="Courier New" w:cs="Courier New"/>
      </w:rPr>
    </w:lvl>
    <w:lvl w:ilvl="8" w:tplc="48090005" w:tentative="1">
      <w:start w:val="1"/>
      <w:numFmt w:val="bullet"/>
      <w:lvlText w:val=""/>
      <w:lvlJc w:val="left"/>
      <w:pPr>
        <w:ind w:left="6840" w:hanging="360"/>
      </w:pPr>
      <w:rPr>
        <w:rFonts w:hint="default" w:ascii="Wingdings" w:hAnsi="Wingdings"/>
      </w:rPr>
    </w:lvl>
  </w:abstractNum>
  <w:abstractNum w:abstractNumId="58" w15:restartNumberingAfterBreak="0">
    <w:nsid w:val="61583A1D"/>
    <w:multiLevelType w:val="multilevel"/>
    <w:tmpl w:val="5F1A03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6277421E"/>
    <w:multiLevelType w:val="multilevel"/>
    <w:tmpl w:val="1C08E192"/>
    <w:lvl w:ilvl="0">
      <w:start w:val="5"/>
      <w:numFmt w:val="decimal"/>
      <w:lvlText w:val="%1."/>
      <w:lvlJc w:val="left"/>
      <w:pPr>
        <w:tabs>
          <w:tab w:val="num" w:pos="720"/>
        </w:tabs>
        <w:ind w:left="720" w:hanging="360"/>
      </w:pPr>
      <w:rPr>
        <w:rFonts w:hint="default"/>
      </w:rPr>
    </w:lvl>
    <w:lvl w:ilvl="1">
      <w:start w:val="4"/>
      <w:numFmt w:val="bullet"/>
      <w:lvlText w:val=""/>
      <w:lvlJc w:val="left"/>
      <w:pPr>
        <w:ind w:left="1440" w:hanging="360"/>
      </w:pPr>
      <w:rPr>
        <w:rFonts w:hint="default" w:ascii="Symbol" w:hAnsi="Symbol" w:eastAsiaTheme="minorEastAsia" w:cstheme="minorBidi"/>
      </w:rPr>
    </w:lvl>
    <w:lvl w:ilvl="2">
      <w:start w:val="1"/>
      <w:numFmt w:val="decimal"/>
      <w:lvlText w:val="%3."/>
      <w:lvlJc w:val="left"/>
      <w:pPr>
        <w:tabs>
          <w:tab w:val="num" w:pos="2160"/>
        </w:tabs>
        <w:ind w:left="2160" w:hanging="360"/>
      </w:pPr>
      <w:rPr>
        <w:rFonts w:hint="default"/>
      </w:rPr>
    </w:lvl>
    <w:lvl w:ilvl="3">
      <w:numFmt w:val="bullet"/>
      <w:lvlText w:val=""/>
      <w:lvlJc w:val="left"/>
      <w:pPr>
        <w:ind w:left="2880" w:hanging="360"/>
      </w:pPr>
      <w:rPr>
        <w:rFonts w:hint="default" w:ascii="Symbol" w:hAnsi="Symbol" w:eastAsiaTheme="minorEastAsia" w:cstheme="minorBidi"/>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0" w15:restartNumberingAfterBreak="0">
    <w:nsid w:val="62B807AA"/>
    <w:multiLevelType w:val="multilevel"/>
    <w:tmpl w:val="92A07E98"/>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634769C5"/>
    <w:multiLevelType w:val="hybridMultilevel"/>
    <w:tmpl w:val="478065CA"/>
    <w:lvl w:ilvl="0" w:tplc="D3CCD464">
      <w:start w:val="1"/>
      <w:numFmt w:val="lowerLetter"/>
      <w:lvlText w:val="%1."/>
      <w:lvlJc w:val="left"/>
      <w:pPr>
        <w:ind w:left="1440" w:hanging="360"/>
      </w:pPr>
      <w:rPr>
        <w:rFonts w:hint="default"/>
      </w:rPr>
    </w:lvl>
    <w:lvl w:ilvl="1" w:tplc="48090019">
      <w:start w:val="1"/>
      <w:numFmt w:val="lowerLetter"/>
      <w:lvlText w:val="%2."/>
      <w:lvlJc w:val="left"/>
      <w:pPr>
        <w:ind w:left="1440" w:hanging="360"/>
      </w:pPr>
    </w:lvl>
    <w:lvl w:ilvl="2" w:tplc="48090001">
      <w:start w:val="1"/>
      <w:numFmt w:val="bullet"/>
      <w:lvlText w:val=""/>
      <w:lvlJc w:val="left"/>
      <w:pPr>
        <w:ind w:left="1080" w:hanging="360"/>
      </w:pPr>
      <w:rPr>
        <w:rFonts w:hint="default" w:ascii="Symbol" w:hAnsi="Symbol"/>
      </w:rPr>
    </w:lvl>
    <w:lvl w:ilvl="3" w:tplc="48090001">
      <w:start w:val="1"/>
      <w:numFmt w:val="bullet"/>
      <w:lvlText w:val=""/>
      <w:lvlJc w:val="left"/>
      <w:pPr>
        <w:ind w:left="1080" w:hanging="360"/>
      </w:pPr>
      <w:rPr>
        <w:rFonts w:hint="default" w:ascii="Symbol" w:hAnsi="Symbol"/>
      </w:rPr>
    </w:lvl>
    <w:lvl w:ilvl="4" w:tplc="48090019">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2" w15:restartNumberingAfterBreak="0">
    <w:nsid w:val="65CD27D4"/>
    <w:multiLevelType w:val="hybridMultilevel"/>
    <w:tmpl w:val="4A9A7014"/>
    <w:lvl w:ilvl="0" w:tplc="7C1A67BE">
      <w:start w:val="1"/>
      <w:numFmt w:val="bullet"/>
      <w:lvlText w:val=""/>
      <w:lvlJc w:val="left"/>
      <w:pPr>
        <w:ind w:left="1440" w:hanging="360"/>
      </w:pPr>
      <w:rPr>
        <w:rFonts w:hint="default" w:ascii="Symbol" w:hAnsi="Symbol" w:cs="Calibri"/>
      </w:rPr>
    </w:lvl>
    <w:lvl w:ilvl="1" w:tplc="48090003" w:tentative="1">
      <w:start w:val="1"/>
      <w:numFmt w:val="bullet"/>
      <w:lvlText w:val="o"/>
      <w:lvlJc w:val="left"/>
      <w:pPr>
        <w:ind w:left="2160" w:hanging="360"/>
      </w:pPr>
      <w:rPr>
        <w:rFonts w:hint="default" w:ascii="Courier New" w:hAnsi="Courier New" w:cs="Courier New"/>
      </w:rPr>
    </w:lvl>
    <w:lvl w:ilvl="2" w:tplc="48090005" w:tentative="1">
      <w:start w:val="1"/>
      <w:numFmt w:val="bullet"/>
      <w:lvlText w:val=""/>
      <w:lvlJc w:val="left"/>
      <w:pPr>
        <w:ind w:left="2880" w:hanging="360"/>
      </w:pPr>
      <w:rPr>
        <w:rFonts w:hint="default" w:ascii="Wingdings" w:hAnsi="Wingdings"/>
      </w:rPr>
    </w:lvl>
    <w:lvl w:ilvl="3" w:tplc="48090001" w:tentative="1">
      <w:start w:val="1"/>
      <w:numFmt w:val="bullet"/>
      <w:lvlText w:val=""/>
      <w:lvlJc w:val="left"/>
      <w:pPr>
        <w:ind w:left="3600" w:hanging="360"/>
      </w:pPr>
      <w:rPr>
        <w:rFonts w:hint="default" w:ascii="Symbol" w:hAnsi="Symbol"/>
      </w:rPr>
    </w:lvl>
    <w:lvl w:ilvl="4" w:tplc="48090003" w:tentative="1">
      <w:start w:val="1"/>
      <w:numFmt w:val="bullet"/>
      <w:lvlText w:val="o"/>
      <w:lvlJc w:val="left"/>
      <w:pPr>
        <w:ind w:left="4320" w:hanging="360"/>
      </w:pPr>
      <w:rPr>
        <w:rFonts w:hint="default" w:ascii="Courier New" w:hAnsi="Courier New" w:cs="Courier New"/>
      </w:rPr>
    </w:lvl>
    <w:lvl w:ilvl="5" w:tplc="48090005" w:tentative="1">
      <w:start w:val="1"/>
      <w:numFmt w:val="bullet"/>
      <w:lvlText w:val=""/>
      <w:lvlJc w:val="left"/>
      <w:pPr>
        <w:ind w:left="5040" w:hanging="360"/>
      </w:pPr>
      <w:rPr>
        <w:rFonts w:hint="default" w:ascii="Wingdings" w:hAnsi="Wingdings"/>
      </w:rPr>
    </w:lvl>
    <w:lvl w:ilvl="6" w:tplc="48090001" w:tentative="1">
      <w:start w:val="1"/>
      <w:numFmt w:val="bullet"/>
      <w:lvlText w:val=""/>
      <w:lvlJc w:val="left"/>
      <w:pPr>
        <w:ind w:left="5760" w:hanging="360"/>
      </w:pPr>
      <w:rPr>
        <w:rFonts w:hint="default" w:ascii="Symbol" w:hAnsi="Symbol"/>
      </w:rPr>
    </w:lvl>
    <w:lvl w:ilvl="7" w:tplc="48090003" w:tentative="1">
      <w:start w:val="1"/>
      <w:numFmt w:val="bullet"/>
      <w:lvlText w:val="o"/>
      <w:lvlJc w:val="left"/>
      <w:pPr>
        <w:ind w:left="6480" w:hanging="360"/>
      </w:pPr>
      <w:rPr>
        <w:rFonts w:hint="default" w:ascii="Courier New" w:hAnsi="Courier New" w:cs="Courier New"/>
      </w:rPr>
    </w:lvl>
    <w:lvl w:ilvl="8" w:tplc="48090005" w:tentative="1">
      <w:start w:val="1"/>
      <w:numFmt w:val="bullet"/>
      <w:lvlText w:val=""/>
      <w:lvlJc w:val="left"/>
      <w:pPr>
        <w:ind w:left="7200" w:hanging="360"/>
      </w:pPr>
      <w:rPr>
        <w:rFonts w:hint="default" w:ascii="Wingdings" w:hAnsi="Wingdings"/>
      </w:rPr>
    </w:lvl>
  </w:abstractNum>
  <w:abstractNum w:abstractNumId="63" w15:restartNumberingAfterBreak="0">
    <w:nsid w:val="6974EE75"/>
    <w:multiLevelType w:val="hybridMultilevel"/>
    <w:tmpl w:val="481A8824"/>
    <w:lvl w:ilvl="0" w:tplc="0F242A14">
      <w:start w:val="1"/>
      <w:numFmt w:val="bullet"/>
      <w:lvlText w:val=""/>
      <w:lvlJc w:val="left"/>
      <w:pPr>
        <w:ind w:left="720" w:hanging="360"/>
      </w:pPr>
      <w:rPr>
        <w:rFonts w:hint="default" w:ascii="Symbol" w:hAnsi="Symbol"/>
      </w:rPr>
    </w:lvl>
    <w:lvl w:ilvl="1" w:tplc="CF9C27A2">
      <w:start w:val="1"/>
      <w:numFmt w:val="bullet"/>
      <w:lvlText w:val="o"/>
      <w:lvlJc w:val="left"/>
      <w:pPr>
        <w:ind w:left="1440" w:hanging="360"/>
      </w:pPr>
      <w:rPr>
        <w:rFonts w:hint="default" w:ascii="Courier New" w:hAnsi="Courier New"/>
      </w:rPr>
    </w:lvl>
    <w:lvl w:ilvl="2" w:tplc="D89C7164">
      <w:start w:val="1"/>
      <w:numFmt w:val="bullet"/>
      <w:lvlText w:val=""/>
      <w:lvlJc w:val="left"/>
      <w:pPr>
        <w:ind w:left="2160" w:hanging="360"/>
      </w:pPr>
      <w:rPr>
        <w:rFonts w:hint="default" w:ascii="Wingdings" w:hAnsi="Wingdings"/>
      </w:rPr>
    </w:lvl>
    <w:lvl w:ilvl="3" w:tplc="84206548">
      <w:start w:val="1"/>
      <w:numFmt w:val="bullet"/>
      <w:lvlText w:val=""/>
      <w:lvlJc w:val="left"/>
      <w:pPr>
        <w:ind w:left="2880" w:hanging="360"/>
      </w:pPr>
      <w:rPr>
        <w:rFonts w:hint="default" w:ascii="Symbol" w:hAnsi="Symbol"/>
      </w:rPr>
    </w:lvl>
    <w:lvl w:ilvl="4" w:tplc="F8546358">
      <w:start w:val="1"/>
      <w:numFmt w:val="bullet"/>
      <w:lvlText w:val="o"/>
      <w:lvlJc w:val="left"/>
      <w:pPr>
        <w:ind w:left="3600" w:hanging="360"/>
      </w:pPr>
      <w:rPr>
        <w:rFonts w:hint="default" w:ascii="Courier New" w:hAnsi="Courier New"/>
      </w:rPr>
    </w:lvl>
    <w:lvl w:ilvl="5" w:tplc="8D9AD1C2">
      <w:start w:val="1"/>
      <w:numFmt w:val="bullet"/>
      <w:lvlText w:val=""/>
      <w:lvlJc w:val="left"/>
      <w:pPr>
        <w:ind w:left="4320" w:hanging="360"/>
      </w:pPr>
      <w:rPr>
        <w:rFonts w:hint="default" w:ascii="Wingdings" w:hAnsi="Wingdings"/>
      </w:rPr>
    </w:lvl>
    <w:lvl w:ilvl="6" w:tplc="7F2AFEDA">
      <w:start w:val="1"/>
      <w:numFmt w:val="bullet"/>
      <w:lvlText w:val=""/>
      <w:lvlJc w:val="left"/>
      <w:pPr>
        <w:ind w:left="5040" w:hanging="360"/>
      </w:pPr>
      <w:rPr>
        <w:rFonts w:hint="default" w:ascii="Symbol" w:hAnsi="Symbol"/>
      </w:rPr>
    </w:lvl>
    <w:lvl w:ilvl="7" w:tplc="819CAD7E">
      <w:start w:val="1"/>
      <w:numFmt w:val="bullet"/>
      <w:lvlText w:val="o"/>
      <w:lvlJc w:val="left"/>
      <w:pPr>
        <w:ind w:left="5760" w:hanging="360"/>
      </w:pPr>
      <w:rPr>
        <w:rFonts w:hint="default" w:ascii="Courier New" w:hAnsi="Courier New"/>
      </w:rPr>
    </w:lvl>
    <w:lvl w:ilvl="8" w:tplc="55481704">
      <w:start w:val="1"/>
      <w:numFmt w:val="bullet"/>
      <w:lvlText w:val=""/>
      <w:lvlJc w:val="left"/>
      <w:pPr>
        <w:ind w:left="6480" w:hanging="360"/>
      </w:pPr>
      <w:rPr>
        <w:rFonts w:hint="default" w:ascii="Wingdings" w:hAnsi="Wingdings"/>
      </w:rPr>
    </w:lvl>
  </w:abstractNum>
  <w:abstractNum w:abstractNumId="64" w15:restartNumberingAfterBreak="0">
    <w:nsid w:val="6AB14840"/>
    <w:multiLevelType w:val="hybridMultilevel"/>
    <w:tmpl w:val="217C0480"/>
    <w:lvl w:ilvl="0" w:tplc="48090001">
      <w:start w:val="1"/>
      <w:numFmt w:val="bullet"/>
      <w:lvlText w:val=""/>
      <w:lvlJc w:val="left"/>
      <w:pPr>
        <w:ind w:left="2160" w:hanging="360"/>
      </w:pPr>
      <w:rPr>
        <w:rFonts w:hint="default" w:ascii="Symbol" w:hAnsi="Symbol"/>
      </w:rPr>
    </w:lvl>
    <w:lvl w:ilvl="1" w:tplc="48090003" w:tentative="1">
      <w:start w:val="1"/>
      <w:numFmt w:val="bullet"/>
      <w:lvlText w:val="o"/>
      <w:lvlJc w:val="left"/>
      <w:pPr>
        <w:ind w:left="2880" w:hanging="360"/>
      </w:pPr>
      <w:rPr>
        <w:rFonts w:hint="default" w:ascii="Courier New" w:hAnsi="Courier New" w:cs="Courier New"/>
      </w:rPr>
    </w:lvl>
    <w:lvl w:ilvl="2" w:tplc="48090005" w:tentative="1">
      <w:start w:val="1"/>
      <w:numFmt w:val="bullet"/>
      <w:lvlText w:val=""/>
      <w:lvlJc w:val="left"/>
      <w:pPr>
        <w:ind w:left="3600" w:hanging="360"/>
      </w:pPr>
      <w:rPr>
        <w:rFonts w:hint="default" w:ascii="Wingdings" w:hAnsi="Wingdings"/>
      </w:rPr>
    </w:lvl>
    <w:lvl w:ilvl="3" w:tplc="48090001" w:tentative="1">
      <w:start w:val="1"/>
      <w:numFmt w:val="bullet"/>
      <w:lvlText w:val=""/>
      <w:lvlJc w:val="left"/>
      <w:pPr>
        <w:ind w:left="4320" w:hanging="360"/>
      </w:pPr>
      <w:rPr>
        <w:rFonts w:hint="default" w:ascii="Symbol" w:hAnsi="Symbol"/>
      </w:rPr>
    </w:lvl>
    <w:lvl w:ilvl="4" w:tplc="48090003" w:tentative="1">
      <w:start w:val="1"/>
      <w:numFmt w:val="bullet"/>
      <w:lvlText w:val="o"/>
      <w:lvlJc w:val="left"/>
      <w:pPr>
        <w:ind w:left="5040" w:hanging="360"/>
      </w:pPr>
      <w:rPr>
        <w:rFonts w:hint="default" w:ascii="Courier New" w:hAnsi="Courier New" w:cs="Courier New"/>
      </w:rPr>
    </w:lvl>
    <w:lvl w:ilvl="5" w:tplc="48090005" w:tentative="1">
      <w:start w:val="1"/>
      <w:numFmt w:val="bullet"/>
      <w:lvlText w:val=""/>
      <w:lvlJc w:val="left"/>
      <w:pPr>
        <w:ind w:left="5760" w:hanging="360"/>
      </w:pPr>
      <w:rPr>
        <w:rFonts w:hint="default" w:ascii="Wingdings" w:hAnsi="Wingdings"/>
      </w:rPr>
    </w:lvl>
    <w:lvl w:ilvl="6" w:tplc="48090001" w:tentative="1">
      <w:start w:val="1"/>
      <w:numFmt w:val="bullet"/>
      <w:lvlText w:val=""/>
      <w:lvlJc w:val="left"/>
      <w:pPr>
        <w:ind w:left="6480" w:hanging="360"/>
      </w:pPr>
      <w:rPr>
        <w:rFonts w:hint="default" w:ascii="Symbol" w:hAnsi="Symbol"/>
      </w:rPr>
    </w:lvl>
    <w:lvl w:ilvl="7" w:tplc="48090003" w:tentative="1">
      <w:start w:val="1"/>
      <w:numFmt w:val="bullet"/>
      <w:lvlText w:val="o"/>
      <w:lvlJc w:val="left"/>
      <w:pPr>
        <w:ind w:left="7200" w:hanging="360"/>
      </w:pPr>
      <w:rPr>
        <w:rFonts w:hint="default" w:ascii="Courier New" w:hAnsi="Courier New" w:cs="Courier New"/>
      </w:rPr>
    </w:lvl>
    <w:lvl w:ilvl="8" w:tplc="48090005" w:tentative="1">
      <w:start w:val="1"/>
      <w:numFmt w:val="bullet"/>
      <w:lvlText w:val=""/>
      <w:lvlJc w:val="left"/>
      <w:pPr>
        <w:ind w:left="7920" w:hanging="360"/>
      </w:pPr>
      <w:rPr>
        <w:rFonts w:hint="default" w:ascii="Wingdings" w:hAnsi="Wingdings"/>
      </w:rPr>
    </w:lvl>
  </w:abstractNum>
  <w:abstractNum w:abstractNumId="65" w15:restartNumberingAfterBreak="0">
    <w:nsid w:val="6AFA4B02"/>
    <w:multiLevelType w:val="multilevel"/>
    <w:tmpl w:val="067CFE9C"/>
    <w:lvl w:ilvl="0">
      <w:numFmt w:val="bullet"/>
      <w:lvlText w:val=""/>
      <w:lvlJc w:val="left"/>
      <w:pPr>
        <w:tabs>
          <w:tab w:val="num" w:pos="720"/>
        </w:tabs>
        <w:ind w:left="720" w:hanging="360"/>
      </w:pPr>
      <w:rPr>
        <w:rFonts w:hint="default" w:ascii="Symbol" w:hAnsi="Symbol" w:eastAsiaTheme="minorEastAsia" w:cstheme="minorBidi"/>
        <w:sz w:val="24"/>
        <w:szCs w:val="32"/>
      </w:rPr>
    </w:lvl>
    <w:lvl w:ilvl="1">
      <w:numFmt w:val="bullet"/>
      <w:lvlText w:val=""/>
      <w:lvlJc w:val="left"/>
      <w:pPr>
        <w:ind w:left="1440" w:hanging="360"/>
      </w:pPr>
      <w:rPr>
        <w:rFonts w:hint="default" w:ascii="Symbol" w:hAnsi="Symbol" w:eastAsiaTheme="minorEastAsia" w:cstheme="minorBid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6E226DC4"/>
    <w:multiLevelType w:val="multilevel"/>
    <w:tmpl w:val="2A6CC138"/>
    <w:lvl w:ilvl="0">
      <w:start w:val="1"/>
      <w:numFmt w:val="decimal"/>
      <w:lvlText w:val="%1."/>
      <w:lvlJc w:val="left"/>
      <w:pPr>
        <w:tabs>
          <w:tab w:val="num" w:pos="720"/>
        </w:tabs>
        <w:ind w:left="720" w:hanging="360"/>
      </w:pPr>
      <w:rPr>
        <w:rFonts w:ascii="Calibri" w:hAnsi="Calibri" w:cs="Calibri" w:eastAsiaTheme="minorEastAsia"/>
      </w:rPr>
    </w:lvl>
    <w:lvl w:ilvl="1">
      <w:start w:val="7"/>
      <w:numFmt w:val="bullet"/>
      <w:lvlText w:val=""/>
      <w:lvlJc w:val="left"/>
      <w:pPr>
        <w:ind w:left="1440" w:hanging="360"/>
      </w:pPr>
      <w:rPr>
        <w:rFonts w:hint="default" w:ascii="Symbol" w:hAnsi="Symbol" w:eastAsiaTheme="minorEastAsia" w:cstheme="minorBidi"/>
      </w:rPr>
    </w:lvl>
    <w:lvl w:ilvl="2">
      <w:start w:val="1"/>
      <w:numFmt w:val="decimal"/>
      <w:lvlText w:val="%3."/>
      <w:lvlJc w:val="left"/>
      <w:pPr>
        <w:tabs>
          <w:tab w:val="num" w:pos="2160"/>
        </w:tabs>
        <w:ind w:left="2160" w:hanging="360"/>
      </w:pPr>
      <w:rPr>
        <w:rFonts w:hint="default"/>
      </w:rPr>
    </w:lvl>
    <w:lvl w:ilvl="3">
      <w:numFmt w:val="bullet"/>
      <w:lvlText w:val=""/>
      <w:lvlJc w:val="left"/>
      <w:pPr>
        <w:ind w:left="2880" w:hanging="360"/>
      </w:pPr>
      <w:rPr>
        <w:rFonts w:hint="default" w:ascii="Symbol" w:hAnsi="Symbol" w:eastAsiaTheme="minorEastAsia" w:cstheme="minorBidi"/>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7" w15:restartNumberingAfterBreak="0">
    <w:nsid w:val="6FD161C8"/>
    <w:multiLevelType w:val="multilevel"/>
    <w:tmpl w:val="171C0C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731B185D"/>
    <w:multiLevelType w:val="multilevel"/>
    <w:tmpl w:val="067CFE9C"/>
    <w:lvl w:ilvl="0">
      <w:numFmt w:val="bullet"/>
      <w:lvlText w:val=""/>
      <w:lvlJc w:val="left"/>
      <w:pPr>
        <w:tabs>
          <w:tab w:val="num" w:pos="720"/>
        </w:tabs>
        <w:ind w:left="720" w:hanging="360"/>
      </w:pPr>
      <w:rPr>
        <w:rFonts w:hint="default" w:ascii="Symbol" w:hAnsi="Symbol" w:eastAsiaTheme="minorEastAsia" w:cstheme="minorBidi"/>
        <w:sz w:val="24"/>
        <w:szCs w:val="32"/>
      </w:rPr>
    </w:lvl>
    <w:lvl w:ilvl="1">
      <w:numFmt w:val="bullet"/>
      <w:lvlText w:val=""/>
      <w:lvlJc w:val="left"/>
      <w:pPr>
        <w:ind w:left="1440" w:hanging="360"/>
      </w:pPr>
      <w:rPr>
        <w:rFonts w:hint="default" w:ascii="Symbol" w:hAnsi="Symbol" w:eastAsiaTheme="minorEastAsia" w:cstheme="minorBid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617307C"/>
    <w:multiLevelType w:val="multilevel"/>
    <w:tmpl w:val="A7001E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762F3F6C"/>
    <w:multiLevelType w:val="multilevel"/>
    <w:tmpl w:val="CA06DD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6B2F52"/>
    <w:multiLevelType w:val="multilevel"/>
    <w:tmpl w:val="4470DE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9C23BAC"/>
    <w:multiLevelType w:val="hybridMultilevel"/>
    <w:tmpl w:val="553A1D2A"/>
    <w:lvl w:ilvl="0" w:tplc="4A029AC0">
      <w:start w:val="1"/>
      <w:numFmt w:val="bullet"/>
      <w:lvlText w:val=""/>
      <w:lvlJc w:val="left"/>
      <w:pPr>
        <w:ind w:left="1440" w:hanging="360"/>
      </w:pPr>
      <w:rPr>
        <w:rFonts w:hint="default" w:ascii="Symbol" w:hAnsi="Symbol"/>
      </w:rPr>
    </w:lvl>
    <w:lvl w:ilvl="1" w:tplc="5E508A20">
      <w:start w:val="1"/>
      <w:numFmt w:val="bullet"/>
      <w:lvlText w:val="o"/>
      <w:lvlJc w:val="left"/>
      <w:pPr>
        <w:ind w:left="2160" w:hanging="360"/>
      </w:pPr>
      <w:rPr>
        <w:rFonts w:hint="default" w:ascii="Courier New" w:hAnsi="Courier New"/>
      </w:rPr>
    </w:lvl>
    <w:lvl w:ilvl="2" w:tplc="8822E994">
      <w:start w:val="1"/>
      <w:numFmt w:val="bullet"/>
      <w:lvlText w:val=""/>
      <w:lvlJc w:val="left"/>
      <w:pPr>
        <w:ind w:left="2880" w:hanging="360"/>
      </w:pPr>
      <w:rPr>
        <w:rFonts w:hint="default" w:ascii="Wingdings" w:hAnsi="Wingdings"/>
      </w:rPr>
    </w:lvl>
    <w:lvl w:ilvl="3" w:tplc="6688C95E">
      <w:start w:val="1"/>
      <w:numFmt w:val="bullet"/>
      <w:lvlText w:val=""/>
      <w:lvlJc w:val="left"/>
      <w:pPr>
        <w:ind w:left="3600" w:hanging="360"/>
      </w:pPr>
      <w:rPr>
        <w:rFonts w:hint="default" w:ascii="Symbol" w:hAnsi="Symbol"/>
      </w:rPr>
    </w:lvl>
    <w:lvl w:ilvl="4" w:tplc="9258D618">
      <w:start w:val="1"/>
      <w:numFmt w:val="bullet"/>
      <w:lvlText w:val="o"/>
      <w:lvlJc w:val="left"/>
      <w:pPr>
        <w:ind w:left="4320" w:hanging="360"/>
      </w:pPr>
      <w:rPr>
        <w:rFonts w:hint="default" w:ascii="Courier New" w:hAnsi="Courier New"/>
      </w:rPr>
    </w:lvl>
    <w:lvl w:ilvl="5" w:tplc="FC086ED8">
      <w:start w:val="1"/>
      <w:numFmt w:val="bullet"/>
      <w:lvlText w:val=""/>
      <w:lvlJc w:val="left"/>
      <w:pPr>
        <w:ind w:left="5040" w:hanging="360"/>
      </w:pPr>
      <w:rPr>
        <w:rFonts w:hint="default" w:ascii="Wingdings" w:hAnsi="Wingdings"/>
      </w:rPr>
    </w:lvl>
    <w:lvl w:ilvl="6" w:tplc="E6E8061E">
      <w:start w:val="1"/>
      <w:numFmt w:val="bullet"/>
      <w:lvlText w:val=""/>
      <w:lvlJc w:val="left"/>
      <w:pPr>
        <w:ind w:left="5760" w:hanging="360"/>
      </w:pPr>
      <w:rPr>
        <w:rFonts w:hint="default" w:ascii="Symbol" w:hAnsi="Symbol"/>
      </w:rPr>
    </w:lvl>
    <w:lvl w:ilvl="7" w:tplc="1C368F6A">
      <w:start w:val="1"/>
      <w:numFmt w:val="bullet"/>
      <w:lvlText w:val="o"/>
      <w:lvlJc w:val="left"/>
      <w:pPr>
        <w:ind w:left="6480" w:hanging="360"/>
      </w:pPr>
      <w:rPr>
        <w:rFonts w:hint="default" w:ascii="Courier New" w:hAnsi="Courier New"/>
      </w:rPr>
    </w:lvl>
    <w:lvl w:ilvl="8" w:tplc="3E525A1E">
      <w:start w:val="1"/>
      <w:numFmt w:val="bullet"/>
      <w:lvlText w:val=""/>
      <w:lvlJc w:val="left"/>
      <w:pPr>
        <w:ind w:left="7200" w:hanging="360"/>
      </w:pPr>
      <w:rPr>
        <w:rFonts w:hint="default" w:ascii="Wingdings" w:hAnsi="Wingdings"/>
      </w:rPr>
    </w:lvl>
  </w:abstractNum>
  <w:abstractNum w:abstractNumId="73" w15:restartNumberingAfterBreak="0">
    <w:nsid w:val="7CBC7CB3"/>
    <w:multiLevelType w:val="multilevel"/>
    <w:tmpl w:val="4DA65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7CFA6150"/>
    <w:multiLevelType w:val="multilevel"/>
    <w:tmpl w:val="067CFE9C"/>
    <w:lvl w:ilvl="0">
      <w:numFmt w:val="bullet"/>
      <w:lvlText w:val=""/>
      <w:lvlJc w:val="left"/>
      <w:pPr>
        <w:tabs>
          <w:tab w:val="num" w:pos="720"/>
        </w:tabs>
        <w:ind w:left="720" w:hanging="360"/>
      </w:pPr>
      <w:rPr>
        <w:rFonts w:hint="default" w:ascii="Symbol" w:hAnsi="Symbol" w:eastAsiaTheme="minorEastAsia" w:cstheme="minorBidi"/>
        <w:sz w:val="24"/>
        <w:szCs w:val="32"/>
      </w:rPr>
    </w:lvl>
    <w:lvl w:ilvl="1">
      <w:numFmt w:val="bullet"/>
      <w:lvlText w:val=""/>
      <w:lvlJc w:val="left"/>
      <w:pPr>
        <w:ind w:left="1440" w:hanging="360"/>
      </w:pPr>
      <w:rPr>
        <w:rFonts w:hint="default" w:ascii="Symbol" w:hAnsi="Symbol" w:eastAsiaTheme="minorEastAsia" w:cstheme="minorBid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7DAE5C6B"/>
    <w:multiLevelType w:val="multilevel"/>
    <w:tmpl w:val="067CFE9C"/>
    <w:lvl w:ilvl="0">
      <w:numFmt w:val="bullet"/>
      <w:lvlText w:val=""/>
      <w:lvlJc w:val="left"/>
      <w:pPr>
        <w:tabs>
          <w:tab w:val="num" w:pos="720"/>
        </w:tabs>
        <w:ind w:left="720" w:hanging="360"/>
      </w:pPr>
      <w:rPr>
        <w:rFonts w:hint="default" w:ascii="Symbol" w:hAnsi="Symbol" w:eastAsiaTheme="minorEastAsia" w:cstheme="minorBidi"/>
        <w:sz w:val="24"/>
        <w:szCs w:val="32"/>
      </w:rPr>
    </w:lvl>
    <w:lvl w:ilvl="1">
      <w:numFmt w:val="bullet"/>
      <w:lvlText w:val=""/>
      <w:lvlJc w:val="left"/>
      <w:pPr>
        <w:ind w:left="1440" w:hanging="360"/>
      </w:pPr>
      <w:rPr>
        <w:rFonts w:hint="default" w:ascii="Symbol" w:hAnsi="Symbol" w:eastAsiaTheme="minorEastAsia" w:cstheme="minorBid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02389923">
    <w:abstractNumId w:val="51"/>
  </w:num>
  <w:num w:numId="2" w16cid:durableId="807362753">
    <w:abstractNumId w:val="0"/>
  </w:num>
  <w:num w:numId="3" w16cid:durableId="1261452743">
    <w:abstractNumId w:val="36"/>
  </w:num>
  <w:num w:numId="4" w16cid:durableId="927733469">
    <w:abstractNumId w:val="22"/>
  </w:num>
  <w:num w:numId="5" w16cid:durableId="172956261">
    <w:abstractNumId w:val="12"/>
  </w:num>
  <w:num w:numId="6" w16cid:durableId="338891075">
    <w:abstractNumId w:val="11"/>
  </w:num>
  <w:num w:numId="7" w16cid:durableId="1298494121">
    <w:abstractNumId w:val="16"/>
  </w:num>
  <w:num w:numId="8" w16cid:durableId="699864532">
    <w:abstractNumId w:val="1"/>
  </w:num>
  <w:num w:numId="9" w16cid:durableId="1886060618">
    <w:abstractNumId w:val="35"/>
  </w:num>
  <w:num w:numId="10" w16cid:durableId="1189829864">
    <w:abstractNumId w:val="56"/>
  </w:num>
  <w:num w:numId="11" w16cid:durableId="396173314">
    <w:abstractNumId w:val="10"/>
  </w:num>
  <w:num w:numId="12" w16cid:durableId="27611705">
    <w:abstractNumId w:val="47"/>
  </w:num>
  <w:num w:numId="13" w16cid:durableId="1501771539">
    <w:abstractNumId w:val="23"/>
  </w:num>
  <w:num w:numId="14" w16cid:durableId="1125848907">
    <w:abstractNumId w:val="41"/>
  </w:num>
  <w:num w:numId="15" w16cid:durableId="132602704">
    <w:abstractNumId w:val="42"/>
  </w:num>
  <w:num w:numId="16" w16cid:durableId="1410931042">
    <w:abstractNumId w:val="30"/>
  </w:num>
  <w:num w:numId="17" w16cid:durableId="2123454817">
    <w:abstractNumId w:val="40"/>
  </w:num>
  <w:num w:numId="18" w16cid:durableId="2144735587">
    <w:abstractNumId w:val="8"/>
  </w:num>
  <w:num w:numId="19" w16cid:durableId="1429154690">
    <w:abstractNumId w:val="33"/>
  </w:num>
  <w:num w:numId="20" w16cid:durableId="1371690384">
    <w:abstractNumId w:val="44"/>
  </w:num>
  <w:num w:numId="21" w16cid:durableId="1627202873">
    <w:abstractNumId w:val="14"/>
  </w:num>
  <w:num w:numId="22" w16cid:durableId="596910751">
    <w:abstractNumId w:val="45"/>
  </w:num>
  <w:num w:numId="23" w16cid:durableId="90668258">
    <w:abstractNumId w:val="2"/>
  </w:num>
  <w:num w:numId="24" w16cid:durableId="259290764">
    <w:abstractNumId w:val="28"/>
  </w:num>
  <w:num w:numId="25" w16cid:durableId="1866167503">
    <w:abstractNumId w:val="65"/>
  </w:num>
  <w:num w:numId="26" w16cid:durableId="2051492980">
    <w:abstractNumId w:val="50"/>
  </w:num>
  <w:num w:numId="27" w16cid:durableId="8069996">
    <w:abstractNumId w:val="71"/>
  </w:num>
  <w:num w:numId="28" w16cid:durableId="174030131">
    <w:abstractNumId w:val="68"/>
  </w:num>
  <w:num w:numId="29" w16cid:durableId="1271474029">
    <w:abstractNumId w:val="53"/>
  </w:num>
  <w:num w:numId="30" w16cid:durableId="2048600981">
    <w:abstractNumId w:val="46"/>
  </w:num>
  <w:num w:numId="31" w16cid:durableId="1524245892">
    <w:abstractNumId w:val="75"/>
  </w:num>
  <w:num w:numId="32" w16cid:durableId="1265531845">
    <w:abstractNumId w:val="67"/>
  </w:num>
  <w:num w:numId="33" w16cid:durableId="1325283891">
    <w:abstractNumId w:val="74"/>
  </w:num>
  <w:num w:numId="34" w16cid:durableId="1145008583">
    <w:abstractNumId w:val="32"/>
  </w:num>
  <w:num w:numId="35" w16cid:durableId="38357149">
    <w:abstractNumId w:val="5"/>
  </w:num>
  <w:num w:numId="36" w16cid:durableId="670257352">
    <w:abstractNumId w:val="27"/>
  </w:num>
  <w:num w:numId="37" w16cid:durableId="864290772">
    <w:abstractNumId w:val="69"/>
  </w:num>
  <w:num w:numId="38" w16cid:durableId="427193640">
    <w:abstractNumId w:val="26"/>
  </w:num>
  <w:num w:numId="39" w16cid:durableId="233046971">
    <w:abstractNumId w:val="73"/>
  </w:num>
  <w:num w:numId="40" w16cid:durableId="2075202826">
    <w:abstractNumId w:val="55"/>
  </w:num>
  <w:num w:numId="41" w16cid:durableId="2003964586">
    <w:abstractNumId w:val="60"/>
  </w:num>
  <w:num w:numId="42" w16cid:durableId="2135365223">
    <w:abstractNumId w:val="3"/>
  </w:num>
  <w:num w:numId="43" w16cid:durableId="1248735729">
    <w:abstractNumId w:val="25"/>
  </w:num>
  <w:num w:numId="44" w16cid:durableId="753816232">
    <w:abstractNumId w:val="43"/>
  </w:num>
  <w:num w:numId="45" w16cid:durableId="1728063699">
    <w:abstractNumId w:val="54"/>
  </w:num>
  <w:num w:numId="46" w16cid:durableId="1215855096">
    <w:abstractNumId w:val="57"/>
  </w:num>
  <w:num w:numId="47" w16cid:durableId="529417481">
    <w:abstractNumId w:val="52"/>
  </w:num>
  <w:num w:numId="48" w16cid:durableId="1737505868">
    <w:abstractNumId w:val="62"/>
  </w:num>
  <w:num w:numId="49" w16cid:durableId="1066339882">
    <w:abstractNumId w:val="6"/>
  </w:num>
  <w:num w:numId="50" w16cid:durableId="2061633017">
    <w:abstractNumId w:val="70"/>
  </w:num>
  <w:num w:numId="51" w16cid:durableId="1014572607">
    <w:abstractNumId w:val="7"/>
  </w:num>
  <w:num w:numId="52" w16cid:durableId="1554585759">
    <w:abstractNumId w:val="37"/>
  </w:num>
  <w:num w:numId="53" w16cid:durableId="1004011895">
    <w:abstractNumId w:val="48"/>
  </w:num>
  <w:num w:numId="54" w16cid:durableId="480585143">
    <w:abstractNumId w:val="19"/>
  </w:num>
  <w:num w:numId="55" w16cid:durableId="1323193580">
    <w:abstractNumId w:val="34"/>
  </w:num>
  <w:num w:numId="56" w16cid:durableId="1924870085">
    <w:abstractNumId w:val="72"/>
  </w:num>
  <w:num w:numId="57" w16cid:durableId="925727833">
    <w:abstractNumId w:val="31"/>
  </w:num>
  <w:num w:numId="58" w16cid:durableId="550457398">
    <w:abstractNumId w:val="61"/>
  </w:num>
  <w:num w:numId="59" w16cid:durableId="882910022">
    <w:abstractNumId w:val="64"/>
  </w:num>
  <w:num w:numId="60" w16cid:durableId="1205404534">
    <w:abstractNumId w:val="59"/>
  </w:num>
  <w:num w:numId="61" w16cid:durableId="2104110881">
    <w:abstractNumId w:val="17"/>
  </w:num>
  <w:num w:numId="62" w16cid:durableId="1658070926">
    <w:abstractNumId w:val="15"/>
  </w:num>
  <w:num w:numId="63" w16cid:durableId="1758552620">
    <w:abstractNumId w:val="4"/>
  </w:num>
  <w:num w:numId="64" w16cid:durableId="116946334">
    <w:abstractNumId w:val="66"/>
  </w:num>
  <w:num w:numId="65" w16cid:durableId="579023008">
    <w:abstractNumId w:val="20"/>
  </w:num>
  <w:num w:numId="66" w16cid:durableId="969479945">
    <w:abstractNumId w:val="38"/>
  </w:num>
  <w:num w:numId="67" w16cid:durableId="1290283894">
    <w:abstractNumId w:val="49"/>
  </w:num>
  <w:num w:numId="68" w16cid:durableId="2056855572">
    <w:abstractNumId w:val="63"/>
  </w:num>
  <w:num w:numId="69" w16cid:durableId="1297956029">
    <w:abstractNumId w:val="58"/>
  </w:num>
  <w:num w:numId="70" w16cid:durableId="1700546075">
    <w:abstractNumId w:val="24"/>
  </w:num>
  <w:num w:numId="71" w16cid:durableId="1279525439">
    <w:abstractNumId w:val="29"/>
  </w:num>
  <w:num w:numId="72" w16cid:durableId="1324624545">
    <w:abstractNumId w:val="39"/>
  </w:num>
  <w:num w:numId="73" w16cid:durableId="1298071950">
    <w:abstractNumId w:val="13"/>
  </w:num>
  <w:num w:numId="74" w16cid:durableId="383717332">
    <w:abstractNumId w:val="21"/>
  </w:num>
  <w:num w:numId="75" w16cid:durableId="2098358732">
    <w:abstractNumId w:val="18"/>
  </w:num>
  <w:num w:numId="76" w16cid:durableId="1036544747">
    <w:abstractNumId w:val="9"/>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ok Kim Chern">
    <w15:presenceInfo w15:providerId="AD" w15:userId="S::kimchernkuok@thomsonmedical.com::c6c9c9cc-54fb-4fc6-8678-2f2756769ee1"/>
  </w15:person>
  <w15:person w15:author="Haixia Liang">
    <w15:presenceInfo w15:providerId="AD" w15:userId="S::haixia.liang@deeeplabs.com::8b96f186-3eec-4c87-82a5-8c64f138bc45"/>
  </w15:person>
  <w15:person w15:author="Hadi Perdana">
    <w15:presenceInfo w15:providerId="AD" w15:userId="S::hadi.perdana@deeeplabs.com::00e2470f-36e6-4925-ae9d-cb9859acb44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593"/>
    <w:rsid w:val="000005E7"/>
    <w:rsid w:val="000011E8"/>
    <w:rsid w:val="000018CC"/>
    <w:rsid w:val="000041BD"/>
    <w:rsid w:val="000047CD"/>
    <w:rsid w:val="00004CC8"/>
    <w:rsid w:val="00005B47"/>
    <w:rsid w:val="00011F6D"/>
    <w:rsid w:val="00011FE2"/>
    <w:rsid w:val="0001357E"/>
    <w:rsid w:val="00014E44"/>
    <w:rsid w:val="00015049"/>
    <w:rsid w:val="00015E2F"/>
    <w:rsid w:val="0001720C"/>
    <w:rsid w:val="0001722C"/>
    <w:rsid w:val="000173A4"/>
    <w:rsid w:val="0002178E"/>
    <w:rsid w:val="00022C7A"/>
    <w:rsid w:val="00024AC0"/>
    <w:rsid w:val="00024CFA"/>
    <w:rsid w:val="0002645C"/>
    <w:rsid w:val="00030216"/>
    <w:rsid w:val="00031C47"/>
    <w:rsid w:val="000321C5"/>
    <w:rsid w:val="000326C9"/>
    <w:rsid w:val="00032E97"/>
    <w:rsid w:val="0003509C"/>
    <w:rsid w:val="00036911"/>
    <w:rsid w:val="00036A7C"/>
    <w:rsid w:val="00036CCB"/>
    <w:rsid w:val="00036DA0"/>
    <w:rsid w:val="000371A5"/>
    <w:rsid w:val="00040377"/>
    <w:rsid w:val="00041FE5"/>
    <w:rsid w:val="000428A2"/>
    <w:rsid w:val="0004364B"/>
    <w:rsid w:val="0004463F"/>
    <w:rsid w:val="000460EC"/>
    <w:rsid w:val="00046593"/>
    <w:rsid w:val="00047ED0"/>
    <w:rsid w:val="000525AE"/>
    <w:rsid w:val="00052C41"/>
    <w:rsid w:val="000538B8"/>
    <w:rsid w:val="00053A33"/>
    <w:rsid w:val="0005408E"/>
    <w:rsid w:val="00055676"/>
    <w:rsid w:val="00056040"/>
    <w:rsid w:val="000566C2"/>
    <w:rsid w:val="000628D7"/>
    <w:rsid w:val="00062AB8"/>
    <w:rsid w:val="00064D8C"/>
    <w:rsid w:val="00066620"/>
    <w:rsid w:val="00066C90"/>
    <w:rsid w:val="00067555"/>
    <w:rsid w:val="000676AD"/>
    <w:rsid w:val="000679F6"/>
    <w:rsid w:val="00070E16"/>
    <w:rsid w:val="00071FBA"/>
    <w:rsid w:val="00072F14"/>
    <w:rsid w:val="00075A62"/>
    <w:rsid w:val="00076B5C"/>
    <w:rsid w:val="00076E65"/>
    <w:rsid w:val="00080213"/>
    <w:rsid w:val="00080388"/>
    <w:rsid w:val="00080EFC"/>
    <w:rsid w:val="000819A5"/>
    <w:rsid w:val="00081B31"/>
    <w:rsid w:val="00081C69"/>
    <w:rsid w:val="000840DB"/>
    <w:rsid w:val="00086C38"/>
    <w:rsid w:val="000877C6"/>
    <w:rsid w:val="000902B0"/>
    <w:rsid w:val="00090987"/>
    <w:rsid w:val="00091CEE"/>
    <w:rsid w:val="000925FC"/>
    <w:rsid w:val="0009336F"/>
    <w:rsid w:val="00093593"/>
    <w:rsid w:val="000948C4"/>
    <w:rsid w:val="00094DAD"/>
    <w:rsid w:val="00095848"/>
    <w:rsid w:val="000A04BF"/>
    <w:rsid w:val="000A0D06"/>
    <w:rsid w:val="000A1178"/>
    <w:rsid w:val="000A19BC"/>
    <w:rsid w:val="000A27B9"/>
    <w:rsid w:val="000A349A"/>
    <w:rsid w:val="000A4605"/>
    <w:rsid w:val="000A6375"/>
    <w:rsid w:val="000A701D"/>
    <w:rsid w:val="000B0051"/>
    <w:rsid w:val="000B019F"/>
    <w:rsid w:val="000B0668"/>
    <w:rsid w:val="000B2097"/>
    <w:rsid w:val="000B25BF"/>
    <w:rsid w:val="000B4410"/>
    <w:rsid w:val="000B52AA"/>
    <w:rsid w:val="000B75FE"/>
    <w:rsid w:val="000C04EF"/>
    <w:rsid w:val="000C099C"/>
    <w:rsid w:val="000C23CD"/>
    <w:rsid w:val="000C3149"/>
    <w:rsid w:val="000C5644"/>
    <w:rsid w:val="000C5E62"/>
    <w:rsid w:val="000D0310"/>
    <w:rsid w:val="000D1434"/>
    <w:rsid w:val="000D34C3"/>
    <w:rsid w:val="000D424D"/>
    <w:rsid w:val="000D55D9"/>
    <w:rsid w:val="000D66AB"/>
    <w:rsid w:val="000D6E1C"/>
    <w:rsid w:val="000E0650"/>
    <w:rsid w:val="000E415D"/>
    <w:rsid w:val="000E420B"/>
    <w:rsid w:val="000E671B"/>
    <w:rsid w:val="000F2013"/>
    <w:rsid w:val="000F35EC"/>
    <w:rsid w:val="000F45CE"/>
    <w:rsid w:val="000F5B8E"/>
    <w:rsid w:val="000F5FB1"/>
    <w:rsid w:val="00100531"/>
    <w:rsid w:val="001016AB"/>
    <w:rsid w:val="00101A9A"/>
    <w:rsid w:val="00101B07"/>
    <w:rsid w:val="00101B6D"/>
    <w:rsid w:val="00102B24"/>
    <w:rsid w:val="00107B72"/>
    <w:rsid w:val="00107E42"/>
    <w:rsid w:val="00110053"/>
    <w:rsid w:val="00110684"/>
    <w:rsid w:val="00111E58"/>
    <w:rsid w:val="001121B0"/>
    <w:rsid w:val="00112F62"/>
    <w:rsid w:val="00114E12"/>
    <w:rsid w:val="00116ED1"/>
    <w:rsid w:val="0012284F"/>
    <w:rsid w:val="00125032"/>
    <w:rsid w:val="00125A70"/>
    <w:rsid w:val="0012608B"/>
    <w:rsid w:val="0012768F"/>
    <w:rsid w:val="00131ABA"/>
    <w:rsid w:val="0013274B"/>
    <w:rsid w:val="001366A7"/>
    <w:rsid w:val="00141413"/>
    <w:rsid w:val="00141B7B"/>
    <w:rsid w:val="0014242E"/>
    <w:rsid w:val="00143737"/>
    <w:rsid w:val="00144133"/>
    <w:rsid w:val="00144B0F"/>
    <w:rsid w:val="00145EDE"/>
    <w:rsid w:val="00146AF1"/>
    <w:rsid w:val="001476DF"/>
    <w:rsid w:val="001477CB"/>
    <w:rsid w:val="0014783F"/>
    <w:rsid w:val="001478C2"/>
    <w:rsid w:val="0015014D"/>
    <w:rsid w:val="00154044"/>
    <w:rsid w:val="00155D42"/>
    <w:rsid w:val="00160A47"/>
    <w:rsid w:val="001611BA"/>
    <w:rsid w:val="00162336"/>
    <w:rsid w:val="00164435"/>
    <w:rsid w:val="001647F5"/>
    <w:rsid w:val="00171481"/>
    <w:rsid w:val="00171590"/>
    <w:rsid w:val="00171F6F"/>
    <w:rsid w:val="001762D8"/>
    <w:rsid w:val="00176C03"/>
    <w:rsid w:val="0017750B"/>
    <w:rsid w:val="00183AD3"/>
    <w:rsid w:val="001844CC"/>
    <w:rsid w:val="001861DF"/>
    <w:rsid w:val="001868B8"/>
    <w:rsid w:val="001868F0"/>
    <w:rsid w:val="001874A9"/>
    <w:rsid w:val="00187F1D"/>
    <w:rsid w:val="001900F7"/>
    <w:rsid w:val="001913FE"/>
    <w:rsid w:val="00192547"/>
    <w:rsid w:val="00194104"/>
    <w:rsid w:val="001946B9"/>
    <w:rsid w:val="00194B2D"/>
    <w:rsid w:val="00194D4C"/>
    <w:rsid w:val="00194FEB"/>
    <w:rsid w:val="00195C86"/>
    <w:rsid w:val="00196C5D"/>
    <w:rsid w:val="00197494"/>
    <w:rsid w:val="0019770F"/>
    <w:rsid w:val="00197F11"/>
    <w:rsid w:val="001A0182"/>
    <w:rsid w:val="001A0FB2"/>
    <w:rsid w:val="001A1AA2"/>
    <w:rsid w:val="001A2BA2"/>
    <w:rsid w:val="001A31E0"/>
    <w:rsid w:val="001A623B"/>
    <w:rsid w:val="001A6861"/>
    <w:rsid w:val="001A70B0"/>
    <w:rsid w:val="001A767F"/>
    <w:rsid w:val="001B15EC"/>
    <w:rsid w:val="001B1E2A"/>
    <w:rsid w:val="001B3531"/>
    <w:rsid w:val="001B6292"/>
    <w:rsid w:val="001B7109"/>
    <w:rsid w:val="001C0EBE"/>
    <w:rsid w:val="001C2B0F"/>
    <w:rsid w:val="001C3046"/>
    <w:rsid w:val="001C4EFE"/>
    <w:rsid w:val="001D050E"/>
    <w:rsid w:val="001D26FD"/>
    <w:rsid w:val="001D2CAE"/>
    <w:rsid w:val="001D34A5"/>
    <w:rsid w:val="001D3611"/>
    <w:rsid w:val="001D375C"/>
    <w:rsid w:val="001D5D46"/>
    <w:rsid w:val="001D6896"/>
    <w:rsid w:val="001D6946"/>
    <w:rsid w:val="001D6FCD"/>
    <w:rsid w:val="001E0AAB"/>
    <w:rsid w:val="001E1208"/>
    <w:rsid w:val="001E17D0"/>
    <w:rsid w:val="001E1C2A"/>
    <w:rsid w:val="001E2508"/>
    <w:rsid w:val="001E2DC6"/>
    <w:rsid w:val="001E4668"/>
    <w:rsid w:val="001E53D6"/>
    <w:rsid w:val="001E7340"/>
    <w:rsid w:val="001E7D99"/>
    <w:rsid w:val="001F05B4"/>
    <w:rsid w:val="001F0F93"/>
    <w:rsid w:val="001F274D"/>
    <w:rsid w:val="001F4BDE"/>
    <w:rsid w:val="001F5D15"/>
    <w:rsid w:val="001F5EA4"/>
    <w:rsid w:val="001F6938"/>
    <w:rsid w:val="0020014E"/>
    <w:rsid w:val="00202496"/>
    <w:rsid w:val="00202C19"/>
    <w:rsid w:val="002030EA"/>
    <w:rsid w:val="0020402F"/>
    <w:rsid w:val="00205427"/>
    <w:rsid w:val="00206755"/>
    <w:rsid w:val="002074D6"/>
    <w:rsid w:val="00210C28"/>
    <w:rsid w:val="002113EE"/>
    <w:rsid w:val="002128A3"/>
    <w:rsid w:val="00213233"/>
    <w:rsid w:val="00213919"/>
    <w:rsid w:val="00213CDE"/>
    <w:rsid w:val="00213EC0"/>
    <w:rsid w:val="002171EB"/>
    <w:rsid w:val="00217417"/>
    <w:rsid w:val="00220135"/>
    <w:rsid w:val="00221AFF"/>
    <w:rsid w:val="00223027"/>
    <w:rsid w:val="00225118"/>
    <w:rsid w:val="0022556F"/>
    <w:rsid w:val="00225651"/>
    <w:rsid w:val="00225B4F"/>
    <w:rsid w:val="00225B98"/>
    <w:rsid w:val="0022703E"/>
    <w:rsid w:val="00227CB7"/>
    <w:rsid w:val="00231037"/>
    <w:rsid w:val="00231387"/>
    <w:rsid w:val="00231625"/>
    <w:rsid w:val="002319D7"/>
    <w:rsid w:val="00232B5E"/>
    <w:rsid w:val="00232EEE"/>
    <w:rsid w:val="00233BEE"/>
    <w:rsid w:val="00234095"/>
    <w:rsid w:val="002345CE"/>
    <w:rsid w:val="002345EB"/>
    <w:rsid w:val="0023532F"/>
    <w:rsid w:val="002356A6"/>
    <w:rsid w:val="002365D5"/>
    <w:rsid w:val="00243520"/>
    <w:rsid w:val="00245ACD"/>
    <w:rsid w:val="002461F2"/>
    <w:rsid w:val="00246584"/>
    <w:rsid w:val="002501DD"/>
    <w:rsid w:val="002512C7"/>
    <w:rsid w:val="002514D6"/>
    <w:rsid w:val="0025175C"/>
    <w:rsid w:val="0025302E"/>
    <w:rsid w:val="00255454"/>
    <w:rsid w:val="00257D98"/>
    <w:rsid w:val="002603F2"/>
    <w:rsid w:val="00262686"/>
    <w:rsid w:val="002632B7"/>
    <w:rsid w:val="00263F92"/>
    <w:rsid w:val="00267EFB"/>
    <w:rsid w:val="00271300"/>
    <w:rsid w:val="00272DC1"/>
    <w:rsid w:val="0027389E"/>
    <w:rsid w:val="00273CD6"/>
    <w:rsid w:val="00273EC0"/>
    <w:rsid w:val="00275B46"/>
    <w:rsid w:val="00277FA6"/>
    <w:rsid w:val="002817B5"/>
    <w:rsid w:val="00281B8A"/>
    <w:rsid w:val="00282200"/>
    <w:rsid w:val="00283847"/>
    <w:rsid w:val="00285039"/>
    <w:rsid w:val="002855B1"/>
    <w:rsid w:val="00285D59"/>
    <w:rsid w:val="00286190"/>
    <w:rsid w:val="00286EA0"/>
    <w:rsid w:val="0028700A"/>
    <w:rsid w:val="002909A3"/>
    <w:rsid w:val="00292345"/>
    <w:rsid w:val="002937A1"/>
    <w:rsid w:val="00295A2F"/>
    <w:rsid w:val="00295C0F"/>
    <w:rsid w:val="0029751B"/>
    <w:rsid w:val="002976CE"/>
    <w:rsid w:val="002A0054"/>
    <w:rsid w:val="002A1754"/>
    <w:rsid w:val="002A39F3"/>
    <w:rsid w:val="002A4FF0"/>
    <w:rsid w:val="002A5FE6"/>
    <w:rsid w:val="002A676D"/>
    <w:rsid w:val="002A6B2D"/>
    <w:rsid w:val="002A7B55"/>
    <w:rsid w:val="002B0314"/>
    <w:rsid w:val="002B195A"/>
    <w:rsid w:val="002B38D3"/>
    <w:rsid w:val="002B3DA5"/>
    <w:rsid w:val="002B436D"/>
    <w:rsid w:val="002B4EFE"/>
    <w:rsid w:val="002B512B"/>
    <w:rsid w:val="002C09D0"/>
    <w:rsid w:val="002C0D4E"/>
    <w:rsid w:val="002C12A5"/>
    <w:rsid w:val="002C2DBF"/>
    <w:rsid w:val="002C4567"/>
    <w:rsid w:val="002C4EAF"/>
    <w:rsid w:val="002C50F1"/>
    <w:rsid w:val="002C7E6B"/>
    <w:rsid w:val="002D3548"/>
    <w:rsid w:val="002D35F0"/>
    <w:rsid w:val="002E1060"/>
    <w:rsid w:val="002E1D21"/>
    <w:rsid w:val="002E2DC1"/>
    <w:rsid w:val="002E3274"/>
    <w:rsid w:val="002E3371"/>
    <w:rsid w:val="002E5190"/>
    <w:rsid w:val="002E7647"/>
    <w:rsid w:val="002F03B5"/>
    <w:rsid w:val="002F1AFD"/>
    <w:rsid w:val="002F2538"/>
    <w:rsid w:val="002F37B4"/>
    <w:rsid w:val="002F5F42"/>
    <w:rsid w:val="002F7C34"/>
    <w:rsid w:val="003016F3"/>
    <w:rsid w:val="00303B35"/>
    <w:rsid w:val="00303CE3"/>
    <w:rsid w:val="00304269"/>
    <w:rsid w:val="00305DE5"/>
    <w:rsid w:val="00306088"/>
    <w:rsid w:val="00306624"/>
    <w:rsid w:val="00310D3B"/>
    <w:rsid w:val="003112F4"/>
    <w:rsid w:val="00312501"/>
    <w:rsid w:val="0031348B"/>
    <w:rsid w:val="003136EE"/>
    <w:rsid w:val="00315F54"/>
    <w:rsid w:val="00317612"/>
    <w:rsid w:val="00317C52"/>
    <w:rsid w:val="00320F91"/>
    <w:rsid w:val="0032102E"/>
    <w:rsid w:val="0032136C"/>
    <w:rsid w:val="00325A14"/>
    <w:rsid w:val="00326E48"/>
    <w:rsid w:val="00327A51"/>
    <w:rsid w:val="00330D79"/>
    <w:rsid w:val="00331DE1"/>
    <w:rsid w:val="003329FB"/>
    <w:rsid w:val="00333E8E"/>
    <w:rsid w:val="00334254"/>
    <w:rsid w:val="00334EAC"/>
    <w:rsid w:val="0033653F"/>
    <w:rsid w:val="003412DF"/>
    <w:rsid w:val="0034208C"/>
    <w:rsid w:val="0034224E"/>
    <w:rsid w:val="003431B3"/>
    <w:rsid w:val="0034352C"/>
    <w:rsid w:val="00344064"/>
    <w:rsid w:val="00344E1C"/>
    <w:rsid w:val="00344F79"/>
    <w:rsid w:val="003454AF"/>
    <w:rsid w:val="003475FC"/>
    <w:rsid w:val="00350EAF"/>
    <w:rsid w:val="00351426"/>
    <w:rsid w:val="00351DD6"/>
    <w:rsid w:val="003529A0"/>
    <w:rsid w:val="00352CB2"/>
    <w:rsid w:val="00353733"/>
    <w:rsid w:val="0035421A"/>
    <w:rsid w:val="00355702"/>
    <w:rsid w:val="003557F5"/>
    <w:rsid w:val="0035699F"/>
    <w:rsid w:val="003578F5"/>
    <w:rsid w:val="0036290D"/>
    <w:rsid w:val="00364713"/>
    <w:rsid w:val="00370316"/>
    <w:rsid w:val="00370AA6"/>
    <w:rsid w:val="00371170"/>
    <w:rsid w:val="00374146"/>
    <w:rsid w:val="00374A25"/>
    <w:rsid w:val="0037585C"/>
    <w:rsid w:val="00375AFA"/>
    <w:rsid w:val="00376BBC"/>
    <w:rsid w:val="00376F52"/>
    <w:rsid w:val="00377422"/>
    <w:rsid w:val="00377F85"/>
    <w:rsid w:val="00380396"/>
    <w:rsid w:val="00380C86"/>
    <w:rsid w:val="00381F01"/>
    <w:rsid w:val="003832E8"/>
    <w:rsid w:val="00384794"/>
    <w:rsid w:val="00385771"/>
    <w:rsid w:val="003861E5"/>
    <w:rsid w:val="0038696E"/>
    <w:rsid w:val="00386C4B"/>
    <w:rsid w:val="00386F17"/>
    <w:rsid w:val="0039106E"/>
    <w:rsid w:val="00391541"/>
    <w:rsid w:val="00394EC7"/>
    <w:rsid w:val="00395748"/>
    <w:rsid w:val="00395C40"/>
    <w:rsid w:val="00397B8F"/>
    <w:rsid w:val="00397FA9"/>
    <w:rsid w:val="003A37FF"/>
    <w:rsid w:val="003A3AE2"/>
    <w:rsid w:val="003A4E09"/>
    <w:rsid w:val="003A59AF"/>
    <w:rsid w:val="003A628B"/>
    <w:rsid w:val="003A72A7"/>
    <w:rsid w:val="003A7A0E"/>
    <w:rsid w:val="003B022D"/>
    <w:rsid w:val="003B03D9"/>
    <w:rsid w:val="003B0BB8"/>
    <w:rsid w:val="003B11D0"/>
    <w:rsid w:val="003B12E9"/>
    <w:rsid w:val="003B1893"/>
    <w:rsid w:val="003B1DEF"/>
    <w:rsid w:val="003B3C80"/>
    <w:rsid w:val="003B41D5"/>
    <w:rsid w:val="003B790F"/>
    <w:rsid w:val="003B7CB3"/>
    <w:rsid w:val="003B7E5F"/>
    <w:rsid w:val="003C179F"/>
    <w:rsid w:val="003C3B5C"/>
    <w:rsid w:val="003C4221"/>
    <w:rsid w:val="003C4D4B"/>
    <w:rsid w:val="003C4F7B"/>
    <w:rsid w:val="003C6086"/>
    <w:rsid w:val="003C6BF8"/>
    <w:rsid w:val="003C753A"/>
    <w:rsid w:val="003C756B"/>
    <w:rsid w:val="003D0A41"/>
    <w:rsid w:val="003D1B9E"/>
    <w:rsid w:val="003D1C66"/>
    <w:rsid w:val="003D2EF7"/>
    <w:rsid w:val="003D2FD2"/>
    <w:rsid w:val="003D3F65"/>
    <w:rsid w:val="003D4385"/>
    <w:rsid w:val="003D4C92"/>
    <w:rsid w:val="003D5038"/>
    <w:rsid w:val="003D69BB"/>
    <w:rsid w:val="003D7146"/>
    <w:rsid w:val="003E0FA6"/>
    <w:rsid w:val="003E12B3"/>
    <w:rsid w:val="003E2D84"/>
    <w:rsid w:val="003E3618"/>
    <w:rsid w:val="003E3B0A"/>
    <w:rsid w:val="003E66CD"/>
    <w:rsid w:val="003E68D4"/>
    <w:rsid w:val="003E74CD"/>
    <w:rsid w:val="003F0CDF"/>
    <w:rsid w:val="003F0DBD"/>
    <w:rsid w:val="003F1350"/>
    <w:rsid w:val="003F2ECF"/>
    <w:rsid w:val="003F2F5F"/>
    <w:rsid w:val="003F40DF"/>
    <w:rsid w:val="003F5675"/>
    <w:rsid w:val="003F581C"/>
    <w:rsid w:val="003F5BF7"/>
    <w:rsid w:val="003F634C"/>
    <w:rsid w:val="003F7924"/>
    <w:rsid w:val="004019FC"/>
    <w:rsid w:val="00402A46"/>
    <w:rsid w:val="00402AD0"/>
    <w:rsid w:val="00405F29"/>
    <w:rsid w:val="00407851"/>
    <w:rsid w:val="00410121"/>
    <w:rsid w:val="004103EA"/>
    <w:rsid w:val="004106A1"/>
    <w:rsid w:val="004110AC"/>
    <w:rsid w:val="00411FBB"/>
    <w:rsid w:val="0041447B"/>
    <w:rsid w:val="00414590"/>
    <w:rsid w:val="004159FD"/>
    <w:rsid w:val="00416BD0"/>
    <w:rsid w:val="004207F1"/>
    <w:rsid w:val="00421A5A"/>
    <w:rsid w:val="00421DCB"/>
    <w:rsid w:val="004223F2"/>
    <w:rsid w:val="00422C89"/>
    <w:rsid w:val="00423B15"/>
    <w:rsid w:val="00426095"/>
    <w:rsid w:val="004306D9"/>
    <w:rsid w:val="004314F2"/>
    <w:rsid w:val="004319A0"/>
    <w:rsid w:val="004325A6"/>
    <w:rsid w:val="00432880"/>
    <w:rsid w:val="00433B5F"/>
    <w:rsid w:val="004340E3"/>
    <w:rsid w:val="00434B52"/>
    <w:rsid w:val="00435827"/>
    <w:rsid w:val="0043673D"/>
    <w:rsid w:val="00440471"/>
    <w:rsid w:val="004448B7"/>
    <w:rsid w:val="004477D7"/>
    <w:rsid w:val="004502BE"/>
    <w:rsid w:val="0045161A"/>
    <w:rsid w:val="0045299B"/>
    <w:rsid w:val="00453964"/>
    <w:rsid w:val="00454DE6"/>
    <w:rsid w:val="00455DD6"/>
    <w:rsid w:val="0045689F"/>
    <w:rsid w:val="004569DA"/>
    <w:rsid w:val="00457569"/>
    <w:rsid w:val="00457E66"/>
    <w:rsid w:val="00457F0A"/>
    <w:rsid w:val="00457FD5"/>
    <w:rsid w:val="00462FF0"/>
    <w:rsid w:val="0046304E"/>
    <w:rsid w:val="00463D11"/>
    <w:rsid w:val="00463DA5"/>
    <w:rsid w:val="00465254"/>
    <w:rsid w:val="00465955"/>
    <w:rsid w:val="00465C29"/>
    <w:rsid w:val="00465E28"/>
    <w:rsid w:val="00466791"/>
    <w:rsid w:val="004669F4"/>
    <w:rsid w:val="00466AD5"/>
    <w:rsid w:val="00470493"/>
    <w:rsid w:val="00470D3B"/>
    <w:rsid w:val="00471535"/>
    <w:rsid w:val="0047260E"/>
    <w:rsid w:val="00472AAA"/>
    <w:rsid w:val="00474609"/>
    <w:rsid w:val="00474B25"/>
    <w:rsid w:val="00476108"/>
    <w:rsid w:val="00476932"/>
    <w:rsid w:val="00476BA4"/>
    <w:rsid w:val="00477182"/>
    <w:rsid w:val="0048212B"/>
    <w:rsid w:val="00482911"/>
    <w:rsid w:val="00484E63"/>
    <w:rsid w:val="00485583"/>
    <w:rsid w:val="00485DAD"/>
    <w:rsid w:val="0048607F"/>
    <w:rsid w:val="00486861"/>
    <w:rsid w:val="00487AC7"/>
    <w:rsid w:val="004904DF"/>
    <w:rsid w:val="0049134B"/>
    <w:rsid w:val="00494B85"/>
    <w:rsid w:val="00496832"/>
    <w:rsid w:val="00496C1B"/>
    <w:rsid w:val="004970FF"/>
    <w:rsid w:val="00497BA9"/>
    <w:rsid w:val="004A0891"/>
    <w:rsid w:val="004A09D6"/>
    <w:rsid w:val="004A5E31"/>
    <w:rsid w:val="004A5F57"/>
    <w:rsid w:val="004A709B"/>
    <w:rsid w:val="004B0666"/>
    <w:rsid w:val="004B0B90"/>
    <w:rsid w:val="004B1CA9"/>
    <w:rsid w:val="004B1EB2"/>
    <w:rsid w:val="004B2E43"/>
    <w:rsid w:val="004B5117"/>
    <w:rsid w:val="004B5A95"/>
    <w:rsid w:val="004B5B51"/>
    <w:rsid w:val="004B5C37"/>
    <w:rsid w:val="004B76BA"/>
    <w:rsid w:val="004B799B"/>
    <w:rsid w:val="004C0D62"/>
    <w:rsid w:val="004C1843"/>
    <w:rsid w:val="004C23C4"/>
    <w:rsid w:val="004C6D54"/>
    <w:rsid w:val="004C780A"/>
    <w:rsid w:val="004C7FB4"/>
    <w:rsid w:val="004D09C3"/>
    <w:rsid w:val="004D0DCE"/>
    <w:rsid w:val="004D2AA5"/>
    <w:rsid w:val="004D37E5"/>
    <w:rsid w:val="004D5464"/>
    <w:rsid w:val="004D7AC2"/>
    <w:rsid w:val="004D7E97"/>
    <w:rsid w:val="004E1883"/>
    <w:rsid w:val="004E25AB"/>
    <w:rsid w:val="004E2D26"/>
    <w:rsid w:val="004E44EB"/>
    <w:rsid w:val="004E4A4E"/>
    <w:rsid w:val="004E53B6"/>
    <w:rsid w:val="004E565A"/>
    <w:rsid w:val="004E728A"/>
    <w:rsid w:val="004F01E9"/>
    <w:rsid w:val="004F2C57"/>
    <w:rsid w:val="004F3E4B"/>
    <w:rsid w:val="004F3F85"/>
    <w:rsid w:val="004F4F3C"/>
    <w:rsid w:val="004F5D4A"/>
    <w:rsid w:val="004F66E1"/>
    <w:rsid w:val="004F6F03"/>
    <w:rsid w:val="004F75AA"/>
    <w:rsid w:val="005000D3"/>
    <w:rsid w:val="00500188"/>
    <w:rsid w:val="00500BA4"/>
    <w:rsid w:val="0050260A"/>
    <w:rsid w:val="00503003"/>
    <w:rsid w:val="005035D4"/>
    <w:rsid w:val="005038F7"/>
    <w:rsid w:val="005040FA"/>
    <w:rsid w:val="00506D1B"/>
    <w:rsid w:val="0050736D"/>
    <w:rsid w:val="005100C4"/>
    <w:rsid w:val="00511687"/>
    <w:rsid w:val="005122F4"/>
    <w:rsid w:val="005124F9"/>
    <w:rsid w:val="00512E0C"/>
    <w:rsid w:val="00513E99"/>
    <w:rsid w:val="00513F5B"/>
    <w:rsid w:val="00515023"/>
    <w:rsid w:val="005163D7"/>
    <w:rsid w:val="00517523"/>
    <w:rsid w:val="00522E0E"/>
    <w:rsid w:val="005245B7"/>
    <w:rsid w:val="005252C0"/>
    <w:rsid w:val="00525622"/>
    <w:rsid w:val="00527364"/>
    <w:rsid w:val="00531442"/>
    <w:rsid w:val="0053233A"/>
    <w:rsid w:val="00532D5F"/>
    <w:rsid w:val="0053363B"/>
    <w:rsid w:val="00533A57"/>
    <w:rsid w:val="00534352"/>
    <w:rsid w:val="00535D24"/>
    <w:rsid w:val="00536FD4"/>
    <w:rsid w:val="00537030"/>
    <w:rsid w:val="005377B0"/>
    <w:rsid w:val="0053782A"/>
    <w:rsid w:val="00540678"/>
    <w:rsid w:val="005409FA"/>
    <w:rsid w:val="0054188B"/>
    <w:rsid w:val="005423A3"/>
    <w:rsid w:val="0054335C"/>
    <w:rsid w:val="005433E8"/>
    <w:rsid w:val="00543E12"/>
    <w:rsid w:val="0054438C"/>
    <w:rsid w:val="00544587"/>
    <w:rsid w:val="00544D9E"/>
    <w:rsid w:val="00545DCD"/>
    <w:rsid w:val="0055039D"/>
    <w:rsid w:val="00551C7B"/>
    <w:rsid w:val="00552469"/>
    <w:rsid w:val="005545E2"/>
    <w:rsid w:val="00556821"/>
    <w:rsid w:val="005574F1"/>
    <w:rsid w:val="005620A2"/>
    <w:rsid w:val="005634B4"/>
    <w:rsid w:val="005645BD"/>
    <w:rsid w:val="00565389"/>
    <w:rsid w:val="00565701"/>
    <w:rsid w:val="00565B66"/>
    <w:rsid w:val="00566BD2"/>
    <w:rsid w:val="00566C79"/>
    <w:rsid w:val="005671B9"/>
    <w:rsid w:val="005700C8"/>
    <w:rsid w:val="005703CC"/>
    <w:rsid w:val="005703CF"/>
    <w:rsid w:val="00570B4A"/>
    <w:rsid w:val="00574BBE"/>
    <w:rsid w:val="00575E19"/>
    <w:rsid w:val="0057695A"/>
    <w:rsid w:val="0057731B"/>
    <w:rsid w:val="0058082F"/>
    <w:rsid w:val="00582586"/>
    <w:rsid w:val="00583F7F"/>
    <w:rsid w:val="00591E79"/>
    <w:rsid w:val="00592207"/>
    <w:rsid w:val="005933D6"/>
    <w:rsid w:val="005958C8"/>
    <w:rsid w:val="00596198"/>
    <w:rsid w:val="00597BF9"/>
    <w:rsid w:val="005A1072"/>
    <w:rsid w:val="005A3042"/>
    <w:rsid w:val="005B0D35"/>
    <w:rsid w:val="005B0E06"/>
    <w:rsid w:val="005B1BA6"/>
    <w:rsid w:val="005B236F"/>
    <w:rsid w:val="005B3D23"/>
    <w:rsid w:val="005B4AC0"/>
    <w:rsid w:val="005B5303"/>
    <w:rsid w:val="005B5A20"/>
    <w:rsid w:val="005B5A2B"/>
    <w:rsid w:val="005C1878"/>
    <w:rsid w:val="005C1C14"/>
    <w:rsid w:val="005C2259"/>
    <w:rsid w:val="005C2644"/>
    <w:rsid w:val="005C33EE"/>
    <w:rsid w:val="005C3C3A"/>
    <w:rsid w:val="005C61AD"/>
    <w:rsid w:val="005D1999"/>
    <w:rsid w:val="005D5F89"/>
    <w:rsid w:val="005D711B"/>
    <w:rsid w:val="005E02DF"/>
    <w:rsid w:val="005E1D7F"/>
    <w:rsid w:val="005E242B"/>
    <w:rsid w:val="005E3986"/>
    <w:rsid w:val="005E3BEB"/>
    <w:rsid w:val="005E72DA"/>
    <w:rsid w:val="005F005E"/>
    <w:rsid w:val="005F06B5"/>
    <w:rsid w:val="005F0905"/>
    <w:rsid w:val="005F0B81"/>
    <w:rsid w:val="005F1264"/>
    <w:rsid w:val="005F1318"/>
    <w:rsid w:val="005F1492"/>
    <w:rsid w:val="005F2E8F"/>
    <w:rsid w:val="005F5608"/>
    <w:rsid w:val="006012CB"/>
    <w:rsid w:val="00602DBB"/>
    <w:rsid w:val="00604DEB"/>
    <w:rsid w:val="00604F63"/>
    <w:rsid w:val="00605DC5"/>
    <w:rsid w:val="00606853"/>
    <w:rsid w:val="00606C0A"/>
    <w:rsid w:val="00607ECE"/>
    <w:rsid w:val="00611044"/>
    <w:rsid w:val="006110B1"/>
    <w:rsid w:val="006112E4"/>
    <w:rsid w:val="006115C0"/>
    <w:rsid w:val="006138D2"/>
    <w:rsid w:val="006139CE"/>
    <w:rsid w:val="0061516E"/>
    <w:rsid w:val="00616B9C"/>
    <w:rsid w:val="0061718A"/>
    <w:rsid w:val="006208C4"/>
    <w:rsid w:val="0062097F"/>
    <w:rsid w:val="00621199"/>
    <w:rsid w:val="00621FCA"/>
    <w:rsid w:val="006249CF"/>
    <w:rsid w:val="00627D8F"/>
    <w:rsid w:val="00630EF3"/>
    <w:rsid w:val="006334EC"/>
    <w:rsid w:val="00633DE5"/>
    <w:rsid w:val="00634985"/>
    <w:rsid w:val="00636B47"/>
    <w:rsid w:val="00636CA4"/>
    <w:rsid w:val="00636E02"/>
    <w:rsid w:val="00637530"/>
    <w:rsid w:val="00637A7F"/>
    <w:rsid w:val="00641994"/>
    <w:rsid w:val="00642669"/>
    <w:rsid w:val="00642C3F"/>
    <w:rsid w:val="00642E4E"/>
    <w:rsid w:val="00642FCB"/>
    <w:rsid w:val="00643FD5"/>
    <w:rsid w:val="006440FB"/>
    <w:rsid w:val="00644F9F"/>
    <w:rsid w:val="006450E7"/>
    <w:rsid w:val="00645516"/>
    <w:rsid w:val="006466A2"/>
    <w:rsid w:val="0065032D"/>
    <w:rsid w:val="00650EFC"/>
    <w:rsid w:val="006512F7"/>
    <w:rsid w:val="00652C29"/>
    <w:rsid w:val="0065301A"/>
    <w:rsid w:val="006549EE"/>
    <w:rsid w:val="00655370"/>
    <w:rsid w:val="00655E5B"/>
    <w:rsid w:val="00657568"/>
    <w:rsid w:val="006576A5"/>
    <w:rsid w:val="00661359"/>
    <w:rsid w:val="0066213D"/>
    <w:rsid w:val="00662211"/>
    <w:rsid w:val="00663E70"/>
    <w:rsid w:val="00664CAD"/>
    <w:rsid w:val="00666490"/>
    <w:rsid w:val="00667E7F"/>
    <w:rsid w:val="006717A8"/>
    <w:rsid w:val="0067244C"/>
    <w:rsid w:val="006736B2"/>
    <w:rsid w:val="0067394E"/>
    <w:rsid w:val="00673C45"/>
    <w:rsid w:val="006749D3"/>
    <w:rsid w:val="00674C7B"/>
    <w:rsid w:val="00676F9F"/>
    <w:rsid w:val="0067705F"/>
    <w:rsid w:val="00677D95"/>
    <w:rsid w:val="00680113"/>
    <w:rsid w:val="006808FE"/>
    <w:rsid w:val="006822BD"/>
    <w:rsid w:val="0068346D"/>
    <w:rsid w:val="006840E2"/>
    <w:rsid w:val="00684C45"/>
    <w:rsid w:val="00684C8B"/>
    <w:rsid w:val="00687D61"/>
    <w:rsid w:val="00690C54"/>
    <w:rsid w:val="0069131F"/>
    <w:rsid w:val="00691DF6"/>
    <w:rsid w:val="0069218C"/>
    <w:rsid w:val="00695B91"/>
    <w:rsid w:val="006962B4"/>
    <w:rsid w:val="006A0BAA"/>
    <w:rsid w:val="006A2D87"/>
    <w:rsid w:val="006A3A4F"/>
    <w:rsid w:val="006A3D47"/>
    <w:rsid w:val="006A4371"/>
    <w:rsid w:val="006A4942"/>
    <w:rsid w:val="006A71B4"/>
    <w:rsid w:val="006A73C4"/>
    <w:rsid w:val="006A7691"/>
    <w:rsid w:val="006B14F0"/>
    <w:rsid w:val="006B171A"/>
    <w:rsid w:val="006B2430"/>
    <w:rsid w:val="006B4167"/>
    <w:rsid w:val="006B41AA"/>
    <w:rsid w:val="006B455B"/>
    <w:rsid w:val="006B6813"/>
    <w:rsid w:val="006B7771"/>
    <w:rsid w:val="006C02A7"/>
    <w:rsid w:val="006C0557"/>
    <w:rsid w:val="006C0598"/>
    <w:rsid w:val="006C08F8"/>
    <w:rsid w:val="006C14B1"/>
    <w:rsid w:val="006C1882"/>
    <w:rsid w:val="006C1BCA"/>
    <w:rsid w:val="006C3D89"/>
    <w:rsid w:val="006C4A5F"/>
    <w:rsid w:val="006C61E2"/>
    <w:rsid w:val="006C760F"/>
    <w:rsid w:val="006D184A"/>
    <w:rsid w:val="006D5363"/>
    <w:rsid w:val="006D5AAF"/>
    <w:rsid w:val="006D616F"/>
    <w:rsid w:val="006E0F70"/>
    <w:rsid w:val="006E1100"/>
    <w:rsid w:val="006E14D6"/>
    <w:rsid w:val="006E1AA9"/>
    <w:rsid w:val="006E1E28"/>
    <w:rsid w:val="006E3A28"/>
    <w:rsid w:val="006E4B3A"/>
    <w:rsid w:val="006E506E"/>
    <w:rsid w:val="006E5278"/>
    <w:rsid w:val="006E65ED"/>
    <w:rsid w:val="006E69DA"/>
    <w:rsid w:val="006E713C"/>
    <w:rsid w:val="006F07CA"/>
    <w:rsid w:val="006F0FAA"/>
    <w:rsid w:val="006F13DC"/>
    <w:rsid w:val="006F25EB"/>
    <w:rsid w:val="006F26C3"/>
    <w:rsid w:val="006F2B5E"/>
    <w:rsid w:val="006F2B75"/>
    <w:rsid w:val="006F302F"/>
    <w:rsid w:val="006F561C"/>
    <w:rsid w:val="006F625C"/>
    <w:rsid w:val="006F74DE"/>
    <w:rsid w:val="006F7557"/>
    <w:rsid w:val="006F796C"/>
    <w:rsid w:val="006F7E80"/>
    <w:rsid w:val="00700344"/>
    <w:rsid w:val="00701D2F"/>
    <w:rsid w:val="007024BA"/>
    <w:rsid w:val="00703014"/>
    <w:rsid w:val="007039A0"/>
    <w:rsid w:val="00704AAB"/>
    <w:rsid w:val="0070689C"/>
    <w:rsid w:val="00707224"/>
    <w:rsid w:val="00707D66"/>
    <w:rsid w:val="00710DC1"/>
    <w:rsid w:val="00711AC4"/>
    <w:rsid w:val="007131F1"/>
    <w:rsid w:val="0071501F"/>
    <w:rsid w:val="00717930"/>
    <w:rsid w:val="00717AC1"/>
    <w:rsid w:val="00717D76"/>
    <w:rsid w:val="007232F7"/>
    <w:rsid w:val="00723B0B"/>
    <w:rsid w:val="00725FE7"/>
    <w:rsid w:val="007267E3"/>
    <w:rsid w:val="00727A48"/>
    <w:rsid w:val="00731A97"/>
    <w:rsid w:val="00732322"/>
    <w:rsid w:val="00732918"/>
    <w:rsid w:val="007363F6"/>
    <w:rsid w:val="00736ACF"/>
    <w:rsid w:val="00740246"/>
    <w:rsid w:val="00741924"/>
    <w:rsid w:val="00742CD5"/>
    <w:rsid w:val="00743707"/>
    <w:rsid w:val="007438EA"/>
    <w:rsid w:val="00743D7E"/>
    <w:rsid w:val="0074625B"/>
    <w:rsid w:val="0074644F"/>
    <w:rsid w:val="007526F4"/>
    <w:rsid w:val="00752929"/>
    <w:rsid w:val="00753278"/>
    <w:rsid w:val="0075348E"/>
    <w:rsid w:val="00754F5D"/>
    <w:rsid w:val="007554E5"/>
    <w:rsid w:val="00756430"/>
    <w:rsid w:val="00756D10"/>
    <w:rsid w:val="007575C2"/>
    <w:rsid w:val="007579BE"/>
    <w:rsid w:val="00757D1B"/>
    <w:rsid w:val="00760C7F"/>
    <w:rsid w:val="00761109"/>
    <w:rsid w:val="007620CD"/>
    <w:rsid w:val="00762897"/>
    <w:rsid w:val="007648DD"/>
    <w:rsid w:val="00765160"/>
    <w:rsid w:val="00765455"/>
    <w:rsid w:val="007656CC"/>
    <w:rsid w:val="00765973"/>
    <w:rsid w:val="007663DA"/>
    <w:rsid w:val="00766E47"/>
    <w:rsid w:val="00767E19"/>
    <w:rsid w:val="00767E62"/>
    <w:rsid w:val="007702B4"/>
    <w:rsid w:val="007708BB"/>
    <w:rsid w:val="007709C7"/>
    <w:rsid w:val="00771B12"/>
    <w:rsid w:val="00772889"/>
    <w:rsid w:val="00773C51"/>
    <w:rsid w:val="00775CEC"/>
    <w:rsid w:val="007774F0"/>
    <w:rsid w:val="00780492"/>
    <w:rsid w:val="00781077"/>
    <w:rsid w:val="007812A6"/>
    <w:rsid w:val="0078144C"/>
    <w:rsid w:val="00782DBA"/>
    <w:rsid w:val="007838C2"/>
    <w:rsid w:val="0078495B"/>
    <w:rsid w:val="007860EA"/>
    <w:rsid w:val="00786856"/>
    <w:rsid w:val="00786F38"/>
    <w:rsid w:val="00787391"/>
    <w:rsid w:val="00793961"/>
    <w:rsid w:val="00795652"/>
    <w:rsid w:val="00795D21"/>
    <w:rsid w:val="00796D1B"/>
    <w:rsid w:val="007A0098"/>
    <w:rsid w:val="007A01A5"/>
    <w:rsid w:val="007A0C96"/>
    <w:rsid w:val="007A1D65"/>
    <w:rsid w:val="007A1DDE"/>
    <w:rsid w:val="007A2B2A"/>
    <w:rsid w:val="007A3B93"/>
    <w:rsid w:val="007A3BA4"/>
    <w:rsid w:val="007A3CC0"/>
    <w:rsid w:val="007A410D"/>
    <w:rsid w:val="007A4DCA"/>
    <w:rsid w:val="007A5777"/>
    <w:rsid w:val="007A7856"/>
    <w:rsid w:val="007B1238"/>
    <w:rsid w:val="007B14F6"/>
    <w:rsid w:val="007B3FEE"/>
    <w:rsid w:val="007B463D"/>
    <w:rsid w:val="007B7144"/>
    <w:rsid w:val="007C184E"/>
    <w:rsid w:val="007C18F2"/>
    <w:rsid w:val="007C2916"/>
    <w:rsid w:val="007C2B7C"/>
    <w:rsid w:val="007C5FD0"/>
    <w:rsid w:val="007C6B01"/>
    <w:rsid w:val="007C6C3F"/>
    <w:rsid w:val="007D0332"/>
    <w:rsid w:val="007D0664"/>
    <w:rsid w:val="007D0B1B"/>
    <w:rsid w:val="007D1C57"/>
    <w:rsid w:val="007D1DEE"/>
    <w:rsid w:val="007D225C"/>
    <w:rsid w:val="007D2825"/>
    <w:rsid w:val="007D4402"/>
    <w:rsid w:val="007E1405"/>
    <w:rsid w:val="007E187D"/>
    <w:rsid w:val="007E2773"/>
    <w:rsid w:val="007E33F8"/>
    <w:rsid w:val="007E4328"/>
    <w:rsid w:val="007E610D"/>
    <w:rsid w:val="007E6929"/>
    <w:rsid w:val="007F03A0"/>
    <w:rsid w:val="007F0B98"/>
    <w:rsid w:val="007F11B6"/>
    <w:rsid w:val="007F5001"/>
    <w:rsid w:val="007F5236"/>
    <w:rsid w:val="007F665B"/>
    <w:rsid w:val="007F6BF8"/>
    <w:rsid w:val="007F7059"/>
    <w:rsid w:val="007F7603"/>
    <w:rsid w:val="007F7612"/>
    <w:rsid w:val="0080093B"/>
    <w:rsid w:val="0080144D"/>
    <w:rsid w:val="008020EA"/>
    <w:rsid w:val="008024D9"/>
    <w:rsid w:val="00802983"/>
    <w:rsid w:val="00803F4E"/>
    <w:rsid w:val="00804E16"/>
    <w:rsid w:val="00805306"/>
    <w:rsid w:val="00806E8B"/>
    <w:rsid w:val="00810F74"/>
    <w:rsid w:val="0081213D"/>
    <w:rsid w:val="00814771"/>
    <w:rsid w:val="00814C40"/>
    <w:rsid w:val="00817A4F"/>
    <w:rsid w:val="008209F1"/>
    <w:rsid w:val="0082507A"/>
    <w:rsid w:val="00825773"/>
    <w:rsid w:val="00827C19"/>
    <w:rsid w:val="00830813"/>
    <w:rsid w:val="00831F97"/>
    <w:rsid w:val="00832EB3"/>
    <w:rsid w:val="00833219"/>
    <w:rsid w:val="00833630"/>
    <w:rsid w:val="008345B4"/>
    <w:rsid w:val="00835E16"/>
    <w:rsid w:val="00835FFA"/>
    <w:rsid w:val="008370CD"/>
    <w:rsid w:val="008371EE"/>
    <w:rsid w:val="00837507"/>
    <w:rsid w:val="00840143"/>
    <w:rsid w:val="00840A6A"/>
    <w:rsid w:val="0084114F"/>
    <w:rsid w:val="008432DC"/>
    <w:rsid w:val="0084343D"/>
    <w:rsid w:val="00847B42"/>
    <w:rsid w:val="0085174A"/>
    <w:rsid w:val="00851A0A"/>
    <w:rsid w:val="00851E41"/>
    <w:rsid w:val="0085209C"/>
    <w:rsid w:val="00853130"/>
    <w:rsid w:val="00853217"/>
    <w:rsid w:val="008557A4"/>
    <w:rsid w:val="00856041"/>
    <w:rsid w:val="0085677F"/>
    <w:rsid w:val="00857C3A"/>
    <w:rsid w:val="00862F02"/>
    <w:rsid w:val="0086359B"/>
    <w:rsid w:val="00863619"/>
    <w:rsid w:val="0086550E"/>
    <w:rsid w:val="00865A15"/>
    <w:rsid w:val="00865BE8"/>
    <w:rsid w:val="00865F64"/>
    <w:rsid w:val="008670B3"/>
    <w:rsid w:val="008723FD"/>
    <w:rsid w:val="00881D1D"/>
    <w:rsid w:val="008826E3"/>
    <w:rsid w:val="0088465C"/>
    <w:rsid w:val="00886E38"/>
    <w:rsid w:val="00887C8C"/>
    <w:rsid w:val="00891BB7"/>
    <w:rsid w:val="00893C36"/>
    <w:rsid w:val="00894103"/>
    <w:rsid w:val="00894D55"/>
    <w:rsid w:val="00895FE0"/>
    <w:rsid w:val="008963E0"/>
    <w:rsid w:val="00896611"/>
    <w:rsid w:val="00896806"/>
    <w:rsid w:val="008A2476"/>
    <w:rsid w:val="008A2A5F"/>
    <w:rsid w:val="008A3EA7"/>
    <w:rsid w:val="008A62BC"/>
    <w:rsid w:val="008B0550"/>
    <w:rsid w:val="008B0C67"/>
    <w:rsid w:val="008B181A"/>
    <w:rsid w:val="008B227B"/>
    <w:rsid w:val="008B34C4"/>
    <w:rsid w:val="008B40D9"/>
    <w:rsid w:val="008B6387"/>
    <w:rsid w:val="008B73B8"/>
    <w:rsid w:val="008B7C6E"/>
    <w:rsid w:val="008C0AE9"/>
    <w:rsid w:val="008C1AE3"/>
    <w:rsid w:val="008C2673"/>
    <w:rsid w:val="008C2B66"/>
    <w:rsid w:val="008C2BE2"/>
    <w:rsid w:val="008C3ADA"/>
    <w:rsid w:val="008C40AA"/>
    <w:rsid w:val="008C40B7"/>
    <w:rsid w:val="008C6101"/>
    <w:rsid w:val="008C7B0B"/>
    <w:rsid w:val="008D170F"/>
    <w:rsid w:val="008D4AF5"/>
    <w:rsid w:val="008D527D"/>
    <w:rsid w:val="008E0FEC"/>
    <w:rsid w:val="008E26C5"/>
    <w:rsid w:val="008E2762"/>
    <w:rsid w:val="008E29CF"/>
    <w:rsid w:val="008E500C"/>
    <w:rsid w:val="008E583F"/>
    <w:rsid w:val="008E5E22"/>
    <w:rsid w:val="008E6B00"/>
    <w:rsid w:val="008E6B9E"/>
    <w:rsid w:val="008E7CBC"/>
    <w:rsid w:val="008F12EB"/>
    <w:rsid w:val="008F1F0E"/>
    <w:rsid w:val="008F2722"/>
    <w:rsid w:val="008F2E58"/>
    <w:rsid w:val="008F2E86"/>
    <w:rsid w:val="008F458F"/>
    <w:rsid w:val="008F4EC5"/>
    <w:rsid w:val="008F4FC7"/>
    <w:rsid w:val="008F5AE7"/>
    <w:rsid w:val="008F6C28"/>
    <w:rsid w:val="00904040"/>
    <w:rsid w:val="009049F4"/>
    <w:rsid w:val="00905015"/>
    <w:rsid w:val="00905A37"/>
    <w:rsid w:val="0090638D"/>
    <w:rsid w:val="009068CA"/>
    <w:rsid w:val="00907ABB"/>
    <w:rsid w:val="009116BD"/>
    <w:rsid w:val="00914C77"/>
    <w:rsid w:val="0091611C"/>
    <w:rsid w:val="0091765E"/>
    <w:rsid w:val="00917D52"/>
    <w:rsid w:val="009216B9"/>
    <w:rsid w:val="0092208E"/>
    <w:rsid w:val="009220D1"/>
    <w:rsid w:val="009236FE"/>
    <w:rsid w:val="009237D5"/>
    <w:rsid w:val="0092440A"/>
    <w:rsid w:val="009244C3"/>
    <w:rsid w:val="00924B8B"/>
    <w:rsid w:val="00924D69"/>
    <w:rsid w:val="00925E16"/>
    <w:rsid w:val="0092654A"/>
    <w:rsid w:val="0092748B"/>
    <w:rsid w:val="009275AD"/>
    <w:rsid w:val="00927BE4"/>
    <w:rsid w:val="00932DAC"/>
    <w:rsid w:val="00932EA5"/>
    <w:rsid w:val="00933B61"/>
    <w:rsid w:val="00933BC9"/>
    <w:rsid w:val="00936AB5"/>
    <w:rsid w:val="009375A5"/>
    <w:rsid w:val="00940550"/>
    <w:rsid w:val="00941CFE"/>
    <w:rsid w:val="00943299"/>
    <w:rsid w:val="00943496"/>
    <w:rsid w:val="00952827"/>
    <w:rsid w:val="009605F1"/>
    <w:rsid w:val="00962C30"/>
    <w:rsid w:val="00962D41"/>
    <w:rsid w:val="00963D90"/>
    <w:rsid w:val="00965B7D"/>
    <w:rsid w:val="00967404"/>
    <w:rsid w:val="00967878"/>
    <w:rsid w:val="009700CE"/>
    <w:rsid w:val="009714A8"/>
    <w:rsid w:val="0097195B"/>
    <w:rsid w:val="009727B6"/>
    <w:rsid w:val="00972AFF"/>
    <w:rsid w:val="00972F7B"/>
    <w:rsid w:val="00973DFE"/>
    <w:rsid w:val="00974933"/>
    <w:rsid w:val="00974B20"/>
    <w:rsid w:val="00974C5D"/>
    <w:rsid w:val="00974EC9"/>
    <w:rsid w:val="00975E55"/>
    <w:rsid w:val="00976820"/>
    <w:rsid w:val="00976BE4"/>
    <w:rsid w:val="0097734D"/>
    <w:rsid w:val="00977377"/>
    <w:rsid w:val="009802BE"/>
    <w:rsid w:val="00983502"/>
    <w:rsid w:val="00983520"/>
    <w:rsid w:val="00983E57"/>
    <w:rsid w:val="00984D65"/>
    <w:rsid w:val="009853EE"/>
    <w:rsid w:val="0098551D"/>
    <w:rsid w:val="009861EB"/>
    <w:rsid w:val="009900D7"/>
    <w:rsid w:val="00990ECC"/>
    <w:rsid w:val="009910A2"/>
    <w:rsid w:val="00993D89"/>
    <w:rsid w:val="009940BE"/>
    <w:rsid w:val="00994136"/>
    <w:rsid w:val="009951C0"/>
    <w:rsid w:val="009967F5"/>
    <w:rsid w:val="009A0986"/>
    <w:rsid w:val="009A0A32"/>
    <w:rsid w:val="009A1A67"/>
    <w:rsid w:val="009A258A"/>
    <w:rsid w:val="009A483D"/>
    <w:rsid w:val="009A52F7"/>
    <w:rsid w:val="009A5E40"/>
    <w:rsid w:val="009A6548"/>
    <w:rsid w:val="009A731B"/>
    <w:rsid w:val="009A74D7"/>
    <w:rsid w:val="009B1991"/>
    <w:rsid w:val="009B1E47"/>
    <w:rsid w:val="009B23DF"/>
    <w:rsid w:val="009B2E23"/>
    <w:rsid w:val="009B52DC"/>
    <w:rsid w:val="009B6949"/>
    <w:rsid w:val="009B7B96"/>
    <w:rsid w:val="009C0344"/>
    <w:rsid w:val="009C04E2"/>
    <w:rsid w:val="009C05AA"/>
    <w:rsid w:val="009C0E63"/>
    <w:rsid w:val="009C1922"/>
    <w:rsid w:val="009C3456"/>
    <w:rsid w:val="009C50DD"/>
    <w:rsid w:val="009C6091"/>
    <w:rsid w:val="009C6735"/>
    <w:rsid w:val="009C67F4"/>
    <w:rsid w:val="009C6FCD"/>
    <w:rsid w:val="009D25DF"/>
    <w:rsid w:val="009D27B1"/>
    <w:rsid w:val="009D2D23"/>
    <w:rsid w:val="009D499B"/>
    <w:rsid w:val="009D583B"/>
    <w:rsid w:val="009D60C8"/>
    <w:rsid w:val="009D66D7"/>
    <w:rsid w:val="009D6BF9"/>
    <w:rsid w:val="009D6E6A"/>
    <w:rsid w:val="009E1A12"/>
    <w:rsid w:val="009E204C"/>
    <w:rsid w:val="009E6E28"/>
    <w:rsid w:val="009E7455"/>
    <w:rsid w:val="009F0703"/>
    <w:rsid w:val="009F161B"/>
    <w:rsid w:val="009F2C95"/>
    <w:rsid w:val="009F5B38"/>
    <w:rsid w:val="009F70E5"/>
    <w:rsid w:val="009F75DB"/>
    <w:rsid w:val="00A00714"/>
    <w:rsid w:val="00A00DEF"/>
    <w:rsid w:val="00A0105C"/>
    <w:rsid w:val="00A01668"/>
    <w:rsid w:val="00A01DFD"/>
    <w:rsid w:val="00A0278A"/>
    <w:rsid w:val="00A042E4"/>
    <w:rsid w:val="00A04498"/>
    <w:rsid w:val="00A045C6"/>
    <w:rsid w:val="00A05642"/>
    <w:rsid w:val="00A05735"/>
    <w:rsid w:val="00A058D0"/>
    <w:rsid w:val="00A10912"/>
    <w:rsid w:val="00A121FB"/>
    <w:rsid w:val="00A12FCD"/>
    <w:rsid w:val="00A13EDC"/>
    <w:rsid w:val="00A13FD8"/>
    <w:rsid w:val="00A16BC6"/>
    <w:rsid w:val="00A21203"/>
    <w:rsid w:val="00A21A18"/>
    <w:rsid w:val="00A21B6C"/>
    <w:rsid w:val="00A23497"/>
    <w:rsid w:val="00A24175"/>
    <w:rsid w:val="00A25BD9"/>
    <w:rsid w:val="00A262DC"/>
    <w:rsid w:val="00A26D1C"/>
    <w:rsid w:val="00A329E4"/>
    <w:rsid w:val="00A344BC"/>
    <w:rsid w:val="00A3461C"/>
    <w:rsid w:val="00A34AE3"/>
    <w:rsid w:val="00A401E6"/>
    <w:rsid w:val="00A40CA2"/>
    <w:rsid w:val="00A428BA"/>
    <w:rsid w:val="00A42BBB"/>
    <w:rsid w:val="00A43D6F"/>
    <w:rsid w:val="00A43F07"/>
    <w:rsid w:val="00A443E5"/>
    <w:rsid w:val="00A445D0"/>
    <w:rsid w:val="00A465F3"/>
    <w:rsid w:val="00A469C3"/>
    <w:rsid w:val="00A47B3F"/>
    <w:rsid w:val="00A5021F"/>
    <w:rsid w:val="00A54721"/>
    <w:rsid w:val="00A54CAB"/>
    <w:rsid w:val="00A55ACE"/>
    <w:rsid w:val="00A573BB"/>
    <w:rsid w:val="00A6075C"/>
    <w:rsid w:val="00A612A9"/>
    <w:rsid w:val="00A61879"/>
    <w:rsid w:val="00A62AE8"/>
    <w:rsid w:val="00A642B1"/>
    <w:rsid w:val="00A64A50"/>
    <w:rsid w:val="00A665A2"/>
    <w:rsid w:val="00A67126"/>
    <w:rsid w:val="00A67BE9"/>
    <w:rsid w:val="00A67FDF"/>
    <w:rsid w:val="00A70A6F"/>
    <w:rsid w:val="00A7197C"/>
    <w:rsid w:val="00A7256C"/>
    <w:rsid w:val="00A74223"/>
    <w:rsid w:val="00A74CB1"/>
    <w:rsid w:val="00A74EF2"/>
    <w:rsid w:val="00A753EC"/>
    <w:rsid w:val="00A85708"/>
    <w:rsid w:val="00A859A9"/>
    <w:rsid w:val="00A86365"/>
    <w:rsid w:val="00A86515"/>
    <w:rsid w:val="00A86CF9"/>
    <w:rsid w:val="00A86DB3"/>
    <w:rsid w:val="00A90894"/>
    <w:rsid w:val="00A92945"/>
    <w:rsid w:val="00A93959"/>
    <w:rsid w:val="00A941AD"/>
    <w:rsid w:val="00A95A93"/>
    <w:rsid w:val="00A95D2F"/>
    <w:rsid w:val="00A96C1D"/>
    <w:rsid w:val="00A9763A"/>
    <w:rsid w:val="00A97748"/>
    <w:rsid w:val="00A97E07"/>
    <w:rsid w:val="00AA0800"/>
    <w:rsid w:val="00AA0DF6"/>
    <w:rsid w:val="00AA1220"/>
    <w:rsid w:val="00AA12DD"/>
    <w:rsid w:val="00AA27EA"/>
    <w:rsid w:val="00AA3E6F"/>
    <w:rsid w:val="00AA618D"/>
    <w:rsid w:val="00AA619F"/>
    <w:rsid w:val="00AA64A5"/>
    <w:rsid w:val="00AB1847"/>
    <w:rsid w:val="00AB2771"/>
    <w:rsid w:val="00AB280A"/>
    <w:rsid w:val="00AB2C81"/>
    <w:rsid w:val="00AB30BB"/>
    <w:rsid w:val="00AB39CB"/>
    <w:rsid w:val="00AB3B31"/>
    <w:rsid w:val="00AB4113"/>
    <w:rsid w:val="00AB484A"/>
    <w:rsid w:val="00AB4AEE"/>
    <w:rsid w:val="00AB4EA0"/>
    <w:rsid w:val="00AB5077"/>
    <w:rsid w:val="00AB5DD0"/>
    <w:rsid w:val="00AB6530"/>
    <w:rsid w:val="00AB65A1"/>
    <w:rsid w:val="00AB79FE"/>
    <w:rsid w:val="00AC2136"/>
    <w:rsid w:val="00AC3824"/>
    <w:rsid w:val="00AC3901"/>
    <w:rsid w:val="00AC44B1"/>
    <w:rsid w:val="00AC6288"/>
    <w:rsid w:val="00AC6D37"/>
    <w:rsid w:val="00AC7DE2"/>
    <w:rsid w:val="00AD051D"/>
    <w:rsid w:val="00AD06E7"/>
    <w:rsid w:val="00AD288D"/>
    <w:rsid w:val="00AD38E6"/>
    <w:rsid w:val="00AD4219"/>
    <w:rsid w:val="00AD4E0F"/>
    <w:rsid w:val="00AD6BE1"/>
    <w:rsid w:val="00AD7500"/>
    <w:rsid w:val="00AD7534"/>
    <w:rsid w:val="00AE316F"/>
    <w:rsid w:val="00AE4FB7"/>
    <w:rsid w:val="00AE612D"/>
    <w:rsid w:val="00AF1D0A"/>
    <w:rsid w:val="00AF2218"/>
    <w:rsid w:val="00AF2D6D"/>
    <w:rsid w:val="00AF3144"/>
    <w:rsid w:val="00AF33E6"/>
    <w:rsid w:val="00AF35FF"/>
    <w:rsid w:val="00AF3B97"/>
    <w:rsid w:val="00AF3CBE"/>
    <w:rsid w:val="00AF56B7"/>
    <w:rsid w:val="00AF7330"/>
    <w:rsid w:val="00B01AC4"/>
    <w:rsid w:val="00B0303C"/>
    <w:rsid w:val="00B039E3"/>
    <w:rsid w:val="00B03DA2"/>
    <w:rsid w:val="00B041BB"/>
    <w:rsid w:val="00B0420A"/>
    <w:rsid w:val="00B04B91"/>
    <w:rsid w:val="00B1097F"/>
    <w:rsid w:val="00B11FCB"/>
    <w:rsid w:val="00B1313B"/>
    <w:rsid w:val="00B15FC2"/>
    <w:rsid w:val="00B165CC"/>
    <w:rsid w:val="00B16B43"/>
    <w:rsid w:val="00B17797"/>
    <w:rsid w:val="00B204A3"/>
    <w:rsid w:val="00B21CF5"/>
    <w:rsid w:val="00B236D7"/>
    <w:rsid w:val="00B23A48"/>
    <w:rsid w:val="00B24863"/>
    <w:rsid w:val="00B25971"/>
    <w:rsid w:val="00B30188"/>
    <w:rsid w:val="00B30341"/>
    <w:rsid w:val="00B3143A"/>
    <w:rsid w:val="00B316F7"/>
    <w:rsid w:val="00B321F2"/>
    <w:rsid w:val="00B33161"/>
    <w:rsid w:val="00B3326F"/>
    <w:rsid w:val="00B333F7"/>
    <w:rsid w:val="00B34A48"/>
    <w:rsid w:val="00B35A99"/>
    <w:rsid w:val="00B364B6"/>
    <w:rsid w:val="00B36B54"/>
    <w:rsid w:val="00B378B9"/>
    <w:rsid w:val="00B37EE1"/>
    <w:rsid w:val="00B40170"/>
    <w:rsid w:val="00B402EF"/>
    <w:rsid w:val="00B42460"/>
    <w:rsid w:val="00B429AD"/>
    <w:rsid w:val="00B4344E"/>
    <w:rsid w:val="00B44E72"/>
    <w:rsid w:val="00B458B4"/>
    <w:rsid w:val="00B46B51"/>
    <w:rsid w:val="00B47ECF"/>
    <w:rsid w:val="00B50C3A"/>
    <w:rsid w:val="00B51108"/>
    <w:rsid w:val="00B537BE"/>
    <w:rsid w:val="00B53CC1"/>
    <w:rsid w:val="00B54BBA"/>
    <w:rsid w:val="00B55B0D"/>
    <w:rsid w:val="00B55B69"/>
    <w:rsid w:val="00B57CF7"/>
    <w:rsid w:val="00B603A6"/>
    <w:rsid w:val="00B61225"/>
    <w:rsid w:val="00B613D7"/>
    <w:rsid w:val="00B61A7C"/>
    <w:rsid w:val="00B62175"/>
    <w:rsid w:val="00B6470E"/>
    <w:rsid w:val="00B64F35"/>
    <w:rsid w:val="00B6640D"/>
    <w:rsid w:val="00B67BB6"/>
    <w:rsid w:val="00B705C4"/>
    <w:rsid w:val="00B705DD"/>
    <w:rsid w:val="00B71794"/>
    <w:rsid w:val="00B73582"/>
    <w:rsid w:val="00B73CAA"/>
    <w:rsid w:val="00B745E6"/>
    <w:rsid w:val="00B752BC"/>
    <w:rsid w:val="00B76D97"/>
    <w:rsid w:val="00B77AE1"/>
    <w:rsid w:val="00B8021A"/>
    <w:rsid w:val="00B80730"/>
    <w:rsid w:val="00B80F94"/>
    <w:rsid w:val="00B81157"/>
    <w:rsid w:val="00B81B56"/>
    <w:rsid w:val="00B83C95"/>
    <w:rsid w:val="00B90E4B"/>
    <w:rsid w:val="00B9316A"/>
    <w:rsid w:val="00B94A70"/>
    <w:rsid w:val="00B94AEE"/>
    <w:rsid w:val="00B96162"/>
    <w:rsid w:val="00BA2513"/>
    <w:rsid w:val="00BA2B8C"/>
    <w:rsid w:val="00BA2E89"/>
    <w:rsid w:val="00BA3476"/>
    <w:rsid w:val="00BA35A1"/>
    <w:rsid w:val="00BA4BA6"/>
    <w:rsid w:val="00BA4C1C"/>
    <w:rsid w:val="00BA65C2"/>
    <w:rsid w:val="00BB1E68"/>
    <w:rsid w:val="00BB2AC0"/>
    <w:rsid w:val="00BB33BB"/>
    <w:rsid w:val="00BB3E5A"/>
    <w:rsid w:val="00BB479E"/>
    <w:rsid w:val="00BB4861"/>
    <w:rsid w:val="00BB6357"/>
    <w:rsid w:val="00BB700A"/>
    <w:rsid w:val="00BB7A7C"/>
    <w:rsid w:val="00BC0E2B"/>
    <w:rsid w:val="00BC473F"/>
    <w:rsid w:val="00BC4E28"/>
    <w:rsid w:val="00BC535D"/>
    <w:rsid w:val="00BC7778"/>
    <w:rsid w:val="00BC7F03"/>
    <w:rsid w:val="00BD1780"/>
    <w:rsid w:val="00BD3951"/>
    <w:rsid w:val="00BD3DF8"/>
    <w:rsid w:val="00BD4D69"/>
    <w:rsid w:val="00BD5A46"/>
    <w:rsid w:val="00BD7230"/>
    <w:rsid w:val="00BE072E"/>
    <w:rsid w:val="00BE0960"/>
    <w:rsid w:val="00BE0CF2"/>
    <w:rsid w:val="00BE287E"/>
    <w:rsid w:val="00BE3895"/>
    <w:rsid w:val="00BE3970"/>
    <w:rsid w:val="00BE6DDA"/>
    <w:rsid w:val="00BE7541"/>
    <w:rsid w:val="00BE78E1"/>
    <w:rsid w:val="00BF08A7"/>
    <w:rsid w:val="00BF1A46"/>
    <w:rsid w:val="00BF2B87"/>
    <w:rsid w:val="00BF373B"/>
    <w:rsid w:val="00BF6F32"/>
    <w:rsid w:val="00BF753C"/>
    <w:rsid w:val="00C017EC"/>
    <w:rsid w:val="00C02047"/>
    <w:rsid w:val="00C02B1A"/>
    <w:rsid w:val="00C03508"/>
    <w:rsid w:val="00C03A17"/>
    <w:rsid w:val="00C03C53"/>
    <w:rsid w:val="00C043FE"/>
    <w:rsid w:val="00C0458D"/>
    <w:rsid w:val="00C04FE9"/>
    <w:rsid w:val="00C05BF3"/>
    <w:rsid w:val="00C060B1"/>
    <w:rsid w:val="00C06A7C"/>
    <w:rsid w:val="00C0772B"/>
    <w:rsid w:val="00C113FE"/>
    <w:rsid w:val="00C120BC"/>
    <w:rsid w:val="00C14D34"/>
    <w:rsid w:val="00C15249"/>
    <w:rsid w:val="00C15F73"/>
    <w:rsid w:val="00C16986"/>
    <w:rsid w:val="00C215FC"/>
    <w:rsid w:val="00C222FD"/>
    <w:rsid w:val="00C23472"/>
    <w:rsid w:val="00C248AE"/>
    <w:rsid w:val="00C26B3C"/>
    <w:rsid w:val="00C2757C"/>
    <w:rsid w:val="00C27935"/>
    <w:rsid w:val="00C30038"/>
    <w:rsid w:val="00C3081E"/>
    <w:rsid w:val="00C30FFE"/>
    <w:rsid w:val="00C316BF"/>
    <w:rsid w:val="00C328C8"/>
    <w:rsid w:val="00C32FFB"/>
    <w:rsid w:val="00C33B1F"/>
    <w:rsid w:val="00C345FA"/>
    <w:rsid w:val="00C35E67"/>
    <w:rsid w:val="00C36DDF"/>
    <w:rsid w:val="00C36FBE"/>
    <w:rsid w:val="00C3706B"/>
    <w:rsid w:val="00C37223"/>
    <w:rsid w:val="00C37224"/>
    <w:rsid w:val="00C404FA"/>
    <w:rsid w:val="00C438E5"/>
    <w:rsid w:val="00C4425B"/>
    <w:rsid w:val="00C46683"/>
    <w:rsid w:val="00C472FE"/>
    <w:rsid w:val="00C47744"/>
    <w:rsid w:val="00C505BC"/>
    <w:rsid w:val="00C51D2D"/>
    <w:rsid w:val="00C538AB"/>
    <w:rsid w:val="00C53E5D"/>
    <w:rsid w:val="00C5419D"/>
    <w:rsid w:val="00C55532"/>
    <w:rsid w:val="00C57201"/>
    <w:rsid w:val="00C578B6"/>
    <w:rsid w:val="00C60D81"/>
    <w:rsid w:val="00C6159B"/>
    <w:rsid w:val="00C61E83"/>
    <w:rsid w:val="00C6395B"/>
    <w:rsid w:val="00C63C02"/>
    <w:rsid w:val="00C649DF"/>
    <w:rsid w:val="00C66BC0"/>
    <w:rsid w:val="00C7031D"/>
    <w:rsid w:val="00C7095D"/>
    <w:rsid w:val="00C72183"/>
    <w:rsid w:val="00C72E59"/>
    <w:rsid w:val="00C73039"/>
    <w:rsid w:val="00C74B5F"/>
    <w:rsid w:val="00C756CF"/>
    <w:rsid w:val="00C760FA"/>
    <w:rsid w:val="00C761E8"/>
    <w:rsid w:val="00C76D3B"/>
    <w:rsid w:val="00C77D57"/>
    <w:rsid w:val="00C8007D"/>
    <w:rsid w:val="00C80E71"/>
    <w:rsid w:val="00C82DBA"/>
    <w:rsid w:val="00C8362B"/>
    <w:rsid w:val="00C86348"/>
    <w:rsid w:val="00C86651"/>
    <w:rsid w:val="00C904BB"/>
    <w:rsid w:val="00C90799"/>
    <w:rsid w:val="00C914DC"/>
    <w:rsid w:val="00C91881"/>
    <w:rsid w:val="00C9260C"/>
    <w:rsid w:val="00C951F6"/>
    <w:rsid w:val="00CA2235"/>
    <w:rsid w:val="00CA283B"/>
    <w:rsid w:val="00CA2D11"/>
    <w:rsid w:val="00CA39F7"/>
    <w:rsid w:val="00CA3BD2"/>
    <w:rsid w:val="00CA53E8"/>
    <w:rsid w:val="00CB0FF9"/>
    <w:rsid w:val="00CB1454"/>
    <w:rsid w:val="00CB24C1"/>
    <w:rsid w:val="00CB776D"/>
    <w:rsid w:val="00CB788C"/>
    <w:rsid w:val="00CB7FAD"/>
    <w:rsid w:val="00CC0A73"/>
    <w:rsid w:val="00CC2434"/>
    <w:rsid w:val="00CC3802"/>
    <w:rsid w:val="00CC4D73"/>
    <w:rsid w:val="00CC56CB"/>
    <w:rsid w:val="00CC632C"/>
    <w:rsid w:val="00CC760F"/>
    <w:rsid w:val="00CD0988"/>
    <w:rsid w:val="00CD09B9"/>
    <w:rsid w:val="00CD2243"/>
    <w:rsid w:val="00CD354C"/>
    <w:rsid w:val="00CD5C34"/>
    <w:rsid w:val="00CD6124"/>
    <w:rsid w:val="00CD6336"/>
    <w:rsid w:val="00CD6568"/>
    <w:rsid w:val="00CD6C27"/>
    <w:rsid w:val="00CE10A0"/>
    <w:rsid w:val="00CE3B08"/>
    <w:rsid w:val="00CE4DCC"/>
    <w:rsid w:val="00CE5CA5"/>
    <w:rsid w:val="00CE6211"/>
    <w:rsid w:val="00CE7274"/>
    <w:rsid w:val="00CE7CF7"/>
    <w:rsid w:val="00CF02CA"/>
    <w:rsid w:val="00CF140D"/>
    <w:rsid w:val="00CF19AA"/>
    <w:rsid w:val="00CF2602"/>
    <w:rsid w:val="00CF333A"/>
    <w:rsid w:val="00CF3A1B"/>
    <w:rsid w:val="00CF671B"/>
    <w:rsid w:val="00CF7AD4"/>
    <w:rsid w:val="00CF7DA9"/>
    <w:rsid w:val="00D00938"/>
    <w:rsid w:val="00D00F41"/>
    <w:rsid w:val="00D01319"/>
    <w:rsid w:val="00D01416"/>
    <w:rsid w:val="00D0219F"/>
    <w:rsid w:val="00D035B3"/>
    <w:rsid w:val="00D035F7"/>
    <w:rsid w:val="00D037EA"/>
    <w:rsid w:val="00D04C1F"/>
    <w:rsid w:val="00D04CDF"/>
    <w:rsid w:val="00D04E7C"/>
    <w:rsid w:val="00D05ABE"/>
    <w:rsid w:val="00D0786C"/>
    <w:rsid w:val="00D16970"/>
    <w:rsid w:val="00D16F01"/>
    <w:rsid w:val="00D172AB"/>
    <w:rsid w:val="00D211D2"/>
    <w:rsid w:val="00D21C42"/>
    <w:rsid w:val="00D2482E"/>
    <w:rsid w:val="00D25131"/>
    <w:rsid w:val="00D2647D"/>
    <w:rsid w:val="00D271F3"/>
    <w:rsid w:val="00D27AA0"/>
    <w:rsid w:val="00D307FA"/>
    <w:rsid w:val="00D3118A"/>
    <w:rsid w:val="00D32193"/>
    <w:rsid w:val="00D323A4"/>
    <w:rsid w:val="00D33340"/>
    <w:rsid w:val="00D35111"/>
    <w:rsid w:val="00D36DF8"/>
    <w:rsid w:val="00D40A25"/>
    <w:rsid w:val="00D43AC2"/>
    <w:rsid w:val="00D43CF9"/>
    <w:rsid w:val="00D43D07"/>
    <w:rsid w:val="00D453BA"/>
    <w:rsid w:val="00D46120"/>
    <w:rsid w:val="00D51472"/>
    <w:rsid w:val="00D53F54"/>
    <w:rsid w:val="00D5520B"/>
    <w:rsid w:val="00D55342"/>
    <w:rsid w:val="00D55AE8"/>
    <w:rsid w:val="00D5624D"/>
    <w:rsid w:val="00D56668"/>
    <w:rsid w:val="00D56760"/>
    <w:rsid w:val="00D57116"/>
    <w:rsid w:val="00D60D22"/>
    <w:rsid w:val="00D61AAF"/>
    <w:rsid w:val="00D61D44"/>
    <w:rsid w:val="00D62097"/>
    <w:rsid w:val="00D63F93"/>
    <w:rsid w:val="00D645A1"/>
    <w:rsid w:val="00D65C6E"/>
    <w:rsid w:val="00D66513"/>
    <w:rsid w:val="00D71920"/>
    <w:rsid w:val="00D72C3C"/>
    <w:rsid w:val="00D733E9"/>
    <w:rsid w:val="00D73AA6"/>
    <w:rsid w:val="00D73D11"/>
    <w:rsid w:val="00D73D93"/>
    <w:rsid w:val="00D74A2F"/>
    <w:rsid w:val="00D75A73"/>
    <w:rsid w:val="00D76297"/>
    <w:rsid w:val="00D80C53"/>
    <w:rsid w:val="00D81351"/>
    <w:rsid w:val="00D822E0"/>
    <w:rsid w:val="00D828BC"/>
    <w:rsid w:val="00D82C73"/>
    <w:rsid w:val="00D83A15"/>
    <w:rsid w:val="00D84074"/>
    <w:rsid w:val="00D853EB"/>
    <w:rsid w:val="00D85885"/>
    <w:rsid w:val="00D85E92"/>
    <w:rsid w:val="00D8784F"/>
    <w:rsid w:val="00D879E7"/>
    <w:rsid w:val="00D90FC0"/>
    <w:rsid w:val="00D91131"/>
    <w:rsid w:val="00D915F6"/>
    <w:rsid w:val="00D9187C"/>
    <w:rsid w:val="00D91AF8"/>
    <w:rsid w:val="00D91E10"/>
    <w:rsid w:val="00D9456B"/>
    <w:rsid w:val="00D9459F"/>
    <w:rsid w:val="00D9510A"/>
    <w:rsid w:val="00D9570F"/>
    <w:rsid w:val="00DA01A4"/>
    <w:rsid w:val="00DA0E86"/>
    <w:rsid w:val="00DA1261"/>
    <w:rsid w:val="00DA3F49"/>
    <w:rsid w:val="00DA4086"/>
    <w:rsid w:val="00DA4F69"/>
    <w:rsid w:val="00DA5019"/>
    <w:rsid w:val="00DB022C"/>
    <w:rsid w:val="00DB1494"/>
    <w:rsid w:val="00DB2C5F"/>
    <w:rsid w:val="00DB3762"/>
    <w:rsid w:val="00DB6211"/>
    <w:rsid w:val="00DB64F8"/>
    <w:rsid w:val="00DC1C5F"/>
    <w:rsid w:val="00DC1DFA"/>
    <w:rsid w:val="00DC2A5D"/>
    <w:rsid w:val="00DC418A"/>
    <w:rsid w:val="00DC50FA"/>
    <w:rsid w:val="00DC5287"/>
    <w:rsid w:val="00DC5C29"/>
    <w:rsid w:val="00DD146D"/>
    <w:rsid w:val="00DD1871"/>
    <w:rsid w:val="00DD20FA"/>
    <w:rsid w:val="00DD2434"/>
    <w:rsid w:val="00DD246B"/>
    <w:rsid w:val="00DD25AF"/>
    <w:rsid w:val="00DD52CA"/>
    <w:rsid w:val="00DD55CA"/>
    <w:rsid w:val="00DD5A12"/>
    <w:rsid w:val="00DD5B4A"/>
    <w:rsid w:val="00DD6655"/>
    <w:rsid w:val="00DD6DE8"/>
    <w:rsid w:val="00DE0F1C"/>
    <w:rsid w:val="00DE1B83"/>
    <w:rsid w:val="00DE3003"/>
    <w:rsid w:val="00DE3114"/>
    <w:rsid w:val="00DE50FF"/>
    <w:rsid w:val="00DE5447"/>
    <w:rsid w:val="00DE7D65"/>
    <w:rsid w:val="00DF0C8A"/>
    <w:rsid w:val="00DF1909"/>
    <w:rsid w:val="00DF3C02"/>
    <w:rsid w:val="00DF4059"/>
    <w:rsid w:val="00DF67D4"/>
    <w:rsid w:val="00DF6924"/>
    <w:rsid w:val="00DF6974"/>
    <w:rsid w:val="00DF72BE"/>
    <w:rsid w:val="00DF7A76"/>
    <w:rsid w:val="00E01DB1"/>
    <w:rsid w:val="00E01F49"/>
    <w:rsid w:val="00E04D7E"/>
    <w:rsid w:val="00E04FE2"/>
    <w:rsid w:val="00E0551D"/>
    <w:rsid w:val="00E065A6"/>
    <w:rsid w:val="00E07AF8"/>
    <w:rsid w:val="00E10695"/>
    <w:rsid w:val="00E110A7"/>
    <w:rsid w:val="00E11419"/>
    <w:rsid w:val="00E11B9E"/>
    <w:rsid w:val="00E1238F"/>
    <w:rsid w:val="00E1338A"/>
    <w:rsid w:val="00E16E5B"/>
    <w:rsid w:val="00E17ACE"/>
    <w:rsid w:val="00E17C48"/>
    <w:rsid w:val="00E2021B"/>
    <w:rsid w:val="00E202DE"/>
    <w:rsid w:val="00E2094D"/>
    <w:rsid w:val="00E22873"/>
    <w:rsid w:val="00E23CB4"/>
    <w:rsid w:val="00E2420B"/>
    <w:rsid w:val="00E24BD3"/>
    <w:rsid w:val="00E25A66"/>
    <w:rsid w:val="00E25C32"/>
    <w:rsid w:val="00E260F8"/>
    <w:rsid w:val="00E26B9B"/>
    <w:rsid w:val="00E273FE"/>
    <w:rsid w:val="00E27986"/>
    <w:rsid w:val="00E30094"/>
    <w:rsid w:val="00E31D80"/>
    <w:rsid w:val="00E32F56"/>
    <w:rsid w:val="00E33B24"/>
    <w:rsid w:val="00E3564F"/>
    <w:rsid w:val="00E36552"/>
    <w:rsid w:val="00E3671E"/>
    <w:rsid w:val="00E3746B"/>
    <w:rsid w:val="00E37869"/>
    <w:rsid w:val="00E37E90"/>
    <w:rsid w:val="00E40537"/>
    <w:rsid w:val="00E40541"/>
    <w:rsid w:val="00E40848"/>
    <w:rsid w:val="00E410D7"/>
    <w:rsid w:val="00E42D8E"/>
    <w:rsid w:val="00E435C1"/>
    <w:rsid w:val="00E43F29"/>
    <w:rsid w:val="00E440A0"/>
    <w:rsid w:val="00E501EE"/>
    <w:rsid w:val="00E50FC5"/>
    <w:rsid w:val="00E51952"/>
    <w:rsid w:val="00E528E5"/>
    <w:rsid w:val="00E53185"/>
    <w:rsid w:val="00E54654"/>
    <w:rsid w:val="00E56409"/>
    <w:rsid w:val="00E571A8"/>
    <w:rsid w:val="00E575AC"/>
    <w:rsid w:val="00E578C8"/>
    <w:rsid w:val="00E57E0E"/>
    <w:rsid w:val="00E607DF"/>
    <w:rsid w:val="00E619B1"/>
    <w:rsid w:val="00E63B61"/>
    <w:rsid w:val="00E63E58"/>
    <w:rsid w:val="00E64BF3"/>
    <w:rsid w:val="00E6525C"/>
    <w:rsid w:val="00E656D3"/>
    <w:rsid w:val="00E70F15"/>
    <w:rsid w:val="00E71CC4"/>
    <w:rsid w:val="00E72512"/>
    <w:rsid w:val="00E72D29"/>
    <w:rsid w:val="00E743DC"/>
    <w:rsid w:val="00E7479C"/>
    <w:rsid w:val="00E80529"/>
    <w:rsid w:val="00E80D17"/>
    <w:rsid w:val="00E80E75"/>
    <w:rsid w:val="00E83B82"/>
    <w:rsid w:val="00E8506D"/>
    <w:rsid w:val="00E8723C"/>
    <w:rsid w:val="00E87AB5"/>
    <w:rsid w:val="00E87D2D"/>
    <w:rsid w:val="00E9067C"/>
    <w:rsid w:val="00E90FA1"/>
    <w:rsid w:val="00E91043"/>
    <w:rsid w:val="00E91168"/>
    <w:rsid w:val="00E93003"/>
    <w:rsid w:val="00E96B82"/>
    <w:rsid w:val="00E96E05"/>
    <w:rsid w:val="00E96F82"/>
    <w:rsid w:val="00EA012D"/>
    <w:rsid w:val="00EA0855"/>
    <w:rsid w:val="00EA0A88"/>
    <w:rsid w:val="00EA148C"/>
    <w:rsid w:val="00EA29FE"/>
    <w:rsid w:val="00EA2B71"/>
    <w:rsid w:val="00EA41DB"/>
    <w:rsid w:val="00EA46F9"/>
    <w:rsid w:val="00EA6294"/>
    <w:rsid w:val="00EA65B6"/>
    <w:rsid w:val="00EA7D27"/>
    <w:rsid w:val="00EB12F8"/>
    <w:rsid w:val="00EB18C1"/>
    <w:rsid w:val="00EB4754"/>
    <w:rsid w:val="00EC1769"/>
    <w:rsid w:val="00EC1802"/>
    <w:rsid w:val="00EC20D3"/>
    <w:rsid w:val="00EC2858"/>
    <w:rsid w:val="00EC5F0F"/>
    <w:rsid w:val="00ED0795"/>
    <w:rsid w:val="00ED1317"/>
    <w:rsid w:val="00ED155E"/>
    <w:rsid w:val="00ED22A2"/>
    <w:rsid w:val="00ED22CF"/>
    <w:rsid w:val="00ED263D"/>
    <w:rsid w:val="00ED47A1"/>
    <w:rsid w:val="00ED5376"/>
    <w:rsid w:val="00ED5B32"/>
    <w:rsid w:val="00ED5D13"/>
    <w:rsid w:val="00ED7A29"/>
    <w:rsid w:val="00EE0E65"/>
    <w:rsid w:val="00EE156B"/>
    <w:rsid w:val="00EE1FB1"/>
    <w:rsid w:val="00EE38AC"/>
    <w:rsid w:val="00EE3E73"/>
    <w:rsid w:val="00EE7CD4"/>
    <w:rsid w:val="00EF099D"/>
    <w:rsid w:val="00EF1DD9"/>
    <w:rsid w:val="00EF282E"/>
    <w:rsid w:val="00EF29F0"/>
    <w:rsid w:val="00EF2A68"/>
    <w:rsid w:val="00EF48F6"/>
    <w:rsid w:val="00EF4EDB"/>
    <w:rsid w:val="00EF5508"/>
    <w:rsid w:val="00F008CC"/>
    <w:rsid w:val="00F01BC5"/>
    <w:rsid w:val="00F027C4"/>
    <w:rsid w:val="00F05D37"/>
    <w:rsid w:val="00F10BFB"/>
    <w:rsid w:val="00F12122"/>
    <w:rsid w:val="00F1415F"/>
    <w:rsid w:val="00F20568"/>
    <w:rsid w:val="00F205B1"/>
    <w:rsid w:val="00F20B77"/>
    <w:rsid w:val="00F21F9E"/>
    <w:rsid w:val="00F223EB"/>
    <w:rsid w:val="00F224E4"/>
    <w:rsid w:val="00F23BD0"/>
    <w:rsid w:val="00F24AEB"/>
    <w:rsid w:val="00F25A7A"/>
    <w:rsid w:val="00F26EDA"/>
    <w:rsid w:val="00F27578"/>
    <w:rsid w:val="00F302FA"/>
    <w:rsid w:val="00F30676"/>
    <w:rsid w:val="00F322D9"/>
    <w:rsid w:val="00F33080"/>
    <w:rsid w:val="00F3359C"/>
    <w:rsid w:val="00F33600"/>
    <w:rsid w:val="00F33881"/>
    <w:rsid w:val="00F35036"/>
    <w:rsid w:val="00F358A8"/>
    <w:rsid w:val="00F35A93"/>
    <w:rsid w:val="00F3624A"/>
    <w:rsid w:val="00F3627B"/>
    <w:rsid w:val="00F3743F"/>
    <w:rsid w:val="00F3775E"/>
    <w:rsid w:val="00F41B09"/>
    <w:rsid w:val="00F42AF8"/>
    <w:rsid w:val="00F43827"/>
    <w:rsid w:val="00F43A3E"/>
    <w:rsid w:val="00F44A95"/>
    <w:rsid w:val="00F45184"/>
    <w:rsid w:val="00F454C4"/>
    <w:rsid w:val="00F455E3"/>
    <w:rsid w:val="00F47E85"/>
    <w:rsid w:val="00F5018F"/>
    <w:rsid w:val="00F509E0"/>
    <w:rsid w:val="00F51247"/>
    <w:rsid w:val="00F53213"/>
    <w:rsid w:val="00F55831"/>
    <w:rsid w:val="00F62503"/>
    <w:rsid w:val="00F63A0E"/>
    <w:rsid w:val="00F64055"/>
    <w:rsid w:val="00F64D55"/>
    <w:rsid w:val="00F6555D"/>
    <w:rsid w:val="00F73F08"/>
    <w:rsid w:val="00F7444C"/>
    <w:rsid w:val="00F74EE1"/>
    <w:rsid w:val="00F7588B"/>
    <w:rsid w:val="00F75FEC"/>
    <w:rsid w:val="00F765FA"/>
    <w:rsid w:val="00F76F7D"/>
    <w:rsid w:val="00F774F4"/>
    <w:rsid w:val="00F80B2F"/>
    <w:rsid w:val="00F80B4B"/>
    <w:rsid w:val="00F8120E"/>
    <w:rsid w:val="00F8215E"/>
    <w:rsid w:val="00F83086"/>
    <w:rsid w:val="00F8383C"/>
    <w:rsid w:val="00F85C4F"/>
    <w:rsid w:val="00F862D5"/>
    <w:rsid w:val="00F87E20"/>
    <w:rsid w:val="00F90B74"/>
    <w:rsid w:val="00F92667"/>
    <w:rsid w:val="00F928C4"/>
    <w:rsid w:val="00F92BE5"/>
    <w:rsid w:val="00F95B4B"/>
    <w:rsid w:val="00F9672A"/>
    <w:rsid w:val="00F97567"/>
    <w:rsid w:val="00FA0E1A"/>
    <w:rsid w:val="00FA1575"/>
    <w:rsid w:val="00FA15AA"/>
    <w:rsid w:val="00FA2000"/>
    <w:rsid w:val="00FA302D"/>
    <w:rsid w:val="00FA3A3A"/>
    <w:rsid w:val="00FA411F"/>
    <w:rsid w:val="00FA5549"/>
    <w:rsid w:val="00FA6A23"/>
    <w:rsid w:val="00FA6E8A"/>
    <w:rsid w:val="00FA7615"/>
    <w:rsid w:val="00FA7A0A"/>
    <w:rsid w:val="00FA7C32"/>
    <w:rsid w:val="00FA7E7A"/>
    <w:rsid w:val="00FA7FF7"/>
    <w:rsid w:val="00FB0659"/>
    <w:rsid w:val="00FB18C1"/>
    <w:rsid w:val="00FB2097"/>
    <w:rsid w:val="00FB395F"/>
    <w:rsid w:val="00FB639B"/>
    <w:rsid w:val="00FB78AB"/>
    <w:rsid w:val="00FC03DB"/>
    <w:rsid w:val="00FC2237"/>
    <w:rsid w:val="00FC235E"/>
    <w:rsid w:val="00FC2C21"/>
    <w:rsid w:val="00FC52FD"/>
    <w:rsid w:val="00FC68A0"/>
    <w:rsid w:val="00FC6A35"/>
    <w:rsid w:val="00FC721E"/>
    <w:rsid w:val="00FC778F"/>
    <w:rsid w:val="00FD088D"/>
    <w:rsid w:val="00FD15B8"/>
    <w:rsid w:val="00FD1DD0"/>
    <w:rsid w:val="00FD221A"/>
    <w:rsid w:val="00FD226B"/>
    <w:rsid w:val="00FD55B1"/>
    <w:rsid w:val="00FD59D3"/>
    <w:rsid w:val="00FD65B6"/>
    <w:rsid w:val="00FD7C32"/>
    <w:rsid w:val="00FE282E"/>
    <w:rsid w:val="00FE4D9C"/>
    <w:rsid w:val="00FE6393"/>
    <w:rsid w:val="00FE7CDA"/>
    <w:rsid w:val="00FF0CE0"/>
    <w:rsid w:val="00FF1719"/>
    <w:rsid w:val="00FF5F88"/>
    <w:rsid w:val="00FF63F5"/>
    <w:rsid w:val="00FF6B2C"/>
    <w:rsid w:val="0121656A"/>
    <w:rsid w:val="014D28D7"/>
    <w:rsid w:val="025DD124"/>
    <w:rsid w:val="02C46F82"/>
    <w:rsid w:val="039C88DB"/>
    <w:rsid w:val="048F7790"/>
    <w:rsid w:val="082020EB"/>
    <w:rsid w:val="08224E31"/>
    <w:rsid w:val="084305FD"/>
    <w:rsid w:val="085603CD"/>
    <w:rsid w:val="088E503B"/>
    <w:rsid w:val="09B3AEBA"/>
    <w:rsid w:val="0DDD2DA6"/>
    <w:rsid w:val="10CA4600"/>
    <w:rsid w:val="14560F52"/>
    <w:rsid w:val="1456BFF6"/>
    <w:rsid w:val="14D49D48"/>
    <w:rsid w:val="161AED17"/>
    <w:rsid w:val="16955277"/>
    <w:rsid w:val="16A799DD"/>
    <w:rsid w:val="1A6B5C6C"/>
    <w:rsid w:val="1C4C134D"/>
    <w:rsid w:val="1CC4C722"/>
    <w:rsid w:val="1E8A3549"/>
    <w:rsid w:val="1F118624"/>
    <w:rsid w:val="20727072"/>
    <w:rsid w:val="21076192"/>
    <w:rsid w:val="21887759"/>
    <w:rsid w:val="22F7D160"/>
    <w:rsid w:val="23178FCA"/>
    <w:rsid w:val="2390DA63"/>
    <w:rsid w:val="239F377B"/>
    <w:rsid w:val="24FB4BB4"/>
    <w:rsid w:val="251D2825"/>
    <w:rsid w:val="25900134"/>
    <w:rsid w:val="25CC6C95"/>
    <w:rsid w:val="269328D8"/>
    <w:rsid w:val="27AA684C"/>
    <w:rsid w:val="28901BB9"/>
    <w:rsid w:val="28EA321B"/>
    <w:rsid w:val="297CCE42"/>
    <w:rsid w:val="29DE51DE"/>
    <w:rsid w:val="2B8713E2"/>
    <w:rsid w:val="2B8ED62D"/>
    <w:rsid w:val="2C82C1AB"/>
    <w:rsid w:val="2CCE773D"/>
    <w:rsid w:val="2D488167"/>
    <w:rsid w:val="2E051E55"/>
    <w:rsid w:val="2E679DBE"/>
    <w:rsid w:val="2E94AE8F"/>
    <w:rsid w:val="2F6805FF"/>
    <w:rsid w:val="2F903E0B"/>
    <w:rsid w:val="2FF7F807"/>
    <w:rsid w:val="31633295"/>
    <w:rsid w:val="31A5EF19"/>
    <w:rsid w:val="3201119E"/>
    <w:rsid w:val="3293940E"/>
    <w:rsid w:val="33038883"/>
    <w:rsid w:val="34940128"/>
    <w:rsid w:val="34A67B3E"/>
    <w:rsid w:val="34D5F13B"/>
    <w:rsid w:val="3575F67A"/>
    <w:rsid w:val="358EB85F"/>
    <w:rsid w:val="362037E8"/>
    <w:rsid w:val="3624C730"/>
    <w:rsid w:val="365B37FF"/>
    <w:rsid w:val="3706D371"/>
    <w:rsid w:val="372273B3"/>
    <w:rsid w:val="37502954"/>
    <w:rsid w:val="385663B1"/>
    <w:rsid w:val="398A9E42"/>
    <w:rsid w:val="3AB06BF1"/>
    <w:rsid w:val="3B8996BE"/>
    <w:rsid w:val="3C54A340"/>
    <w:rsid w:val="3E19A907"/>
    <w:rsid w:val="3E620E57"/>
    <w:rsid w:val="3EA6A0E0"/>
    <w:rsid w:val="3F3A845E"/>
    <w:rsid w:val="3F61298A"/>
    <w:rsid w:val="3FE85BB4"/>
    <w:rsid w:val="41563F47"/>
    <w:rsid w:val="426C7B18"/>
    <w:rsid w:val="42A425A1"/>
    <w:rsid w:val="42CD924D"/>
    <w:rsid w:val="431AF3E6"/>
    <w:rsid w:val="44DBEC2E"/>
    <w:rsid w:val="45DBBCEA"/>
    <w:rsid w:val="4722E116"/>
    <w:rsid w:val="476D148D"/>
    <w:rsid w:val="47F6AE0B"/>
    <w:rsid w:val="48B53D71"/>
    <w:rsid w:val="4976CC91"/>
    <w:rsid w:val="49ADF645"/>
    <w:rsid w:val="4A040895"/>
    <w:rsid w:val="4A61A989"/>
    <w:rsid w:val="4B8F6CF9"/>
    <w:rsid w:val="4BC9CBCC"/>
    <w:rsid w:val="4BE30256"/>
    <w:rsid w:val="4C6A0EA3"/>
    <w:rsid w:val="4CC0AF36"/>
    <w:rsid w:val="4CC49821"/>
    <w:rsid w:val="4D2E52B0"/>
    <w:rsid w:val="4D91396B"/>
    <w:rsid w:val="4DBC318A"/>
    <w:rsid w:val="4DE8D814"/>
    <w:rsid w:val="4F3DD947"/>
    <w:rsid w:val="4FA20B79"/>
    <w:rsid w:val="5086443F"/>
    <w:rsid w:val="51C85818"/>
    <w:rsid w:val="51F89656"/>
    <w:rsid w:val="527FE2E9"/>
    <w:rsid w:val="53234F5C"/>
    <w:rsid w:val="53906E56"/>
    <w:rsid w:val="546426B1"/>
    <w:rsid w:val="55CCBA5C"/>
    <w:rsid w:val="55E47497"/>
    <w:rsid w:val="56DB2870"/>
    <w:rsid w:val="58195844"/>
    <w:rsid w:val="593CA7C3"/>
    <w:rsid w:val="59958A9E"/>
    <w:rsid w:val="5A684AD0"/>
    <w:rsid w:val="5ACA253F"/>
    <w:rsid w:val="5C7085C2"/>
    <w:rsid w:val="5CE030AF"/>
    <w:rsid w:val="5E4E999E"/>
    <w:rsid w:val="5E7C2932"/>
    <w:rsid w:val="5EAD1E39"/>
    <w:rsid w:val="5EBDF6BA"/>
    <w:rsid w:val="5EEA58DE"/>
    <w:rsid w:val="5F11AC7C"/>
    <w:rsid w:val="5F1E72DD"/>
    <w:rsid w:val="60E638E2"/>
    <w:rsid w:val="613A770B"/>
    <w:rsid w:val="6355A4DC"/>
    <w:rsid w:val="6636CB7C"/>
    <w:rsid w:val="663E8440"/>
    <w:rsid w:val="66736C8A"/>
    <w:rsid w:val="668144D7"/>
    <w:rsid w:val="6703710A"/>
    <w:rsid w:val="68AB6CC5"/>
    <w:rsid w:val="69A39596"/>
    <w:rsid w:val="6A15E64F"/>
    <w:rsid w:val="6C49CEF3"/>
    <w:rsid w:val="6CCA3D5C"/>
    <w:rsid w:val="6CFF3935"/>
    <w:rsid w:val="6D52EF32"/>
    <w:rsid w:val="6D60DF51"/>
    <w:rsid w:val="6DF7BB1F"/>
    <w:rsid w:val="6E3935DC"/>
    <w:rsid w:val="6E8E20CC"/>
    <w:rsid w:val="6EF4C01A"/>
    <w:rsid w:val="6F44C435"/>
    <w:rsid w:val="6F590D1F"/>
    <w:rsid w:val="70800226"/>
    <w:rsid w:val="70D38207"/>
    <w:rsid w:val="71572850"/>
    <w:rsid w:val="7224BCED"/>
    <w:rsid w:val="735601EF"/>
    <w:rsid w:val="736B0F41"/>
    <w:rsid w:val="7485FDB3"/>
    <w:rsid w:val="75B004AF"/>
    <w:rsid w:val="75CDAE2F"/>
    <w:rsid w:val="772C1036"/>
    <w:rsid w:val="774A0C25"/>
    <w:rsid w:val="77A97630"/>
    <w:rsid w:val="785A0A2F"/>
    <w:rsid w:val="798B44FA"/>
    <w:rsid w:val="7B4D32C2"/>
    <w:rsid w:val="7B746F18"/>
    <w:rsid w:val="7C95AEDD"/>
    <w:rsid w:val="7E024B6D"/>
    <w:rsid w:val="7F25382A"/>
    <w:rsid w:val="7F7DE6AF"/>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82DB4"/>
  <w15:chartTrackingRefBased/>
  <w15:docId w15:val="{78572EEE-8461-4F16-B255-C93D755EE0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93593"/>
    <w:pPr>
      <w:keepNext/>
      <w:keepLines/>
      <w:numPr>
        <w:numId w:val="20"/>
      </w:numPr>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3593"/>
    <w:pPr>
      <w:keepNext/>
      <w:keepLines/>
      <w:numPr>
        <w:ilvl w:val="1"/>
        <w:numId w:val="20"/>
      </w:numPr>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3593"/>
    <w:pPr>
      <w:keepNext/>
      <w:keepLines/>
      <w:numPr>
        <w:ilvl w:val="2"/>
        <w:numId w:val="20"/>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3593"/>
    <w:pPr>
      <w:keepNext/>
      <w:keepLines/>
      <w:numPr>
        <w:ilvl w:val="3"/>
        <w:numId w:val="20"/>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593"/>
    <w:pPr>
      <w:keepNext/>
      <w:keepLines/>
      <w:numPr>
        <w:ilvl w:val="4"/>
        <w:numId w:val="20"/>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593"/>
    <w:pPr>
      <w:keepNext/>
      <w:keepLines/>
      <w:numPr>
        <w:ilvl w:val="5"/>
        <w:numId w:val="20"/>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593"/>
    <w:pPr>
      <w:keepNext/>
      <w:keepLines/>
      <w:numPr>
        <w:ilvl w:val="6"/>
        <w:numId w:val="20"/>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593"/>
    <w:pPr>
      <w:keepNext/>
      <w:keepLines/>
      <w:numPr>
        <w:ilvl w:val="7"/>
        <w:numId w:val="20"/>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593"/>
    <w:pPr>
      <w:keepNext/>
      <w:keepLines/>
      <w:numPr>
        <w:ilvl w:val="8"/>
        <w:numId w:val="20"/>
      </w:numPr>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9359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09359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09359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09359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9359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9359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9359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9359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93593"/>
    <w:rPr>
      <w:rFonts w:eastAsiaTheme="majorEastAsia" w:cstheme="majorBidi"/>
      <w:color w:val="272727" w:themeColor="text1" w:themeTint="D8"/>
    </w:rPr>
  </w:style>
  <w:style w:type="paragraph" w:styleId="Title">
    <w:name w:val="Title"/>
    <w:basedOn w:val="Normal"/>
    <w:next w:val="Normal"/>
    <w:link w:val="TitleChar"/>
    <w:uiPriority w:val="10"/>
    <w:qFormat/>
    <w:rsid w:val="0009359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9359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9359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93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593"/>
    <w:pPr>
      <w:spacing w:before="160"/>
      <w:jc w:val="center"/>
    </w:pPr>
    <w:rPr>
      <w:i/>
      <w:iCs/>
      <w:color w:val="404040" w:themeColor="text1" w:themeTint="BF"/>
    </w:rPr>
  </w:style>
  <w:style w:type="character" w:styleId="QuoteChar" w:customStyle="1">
    <w:name w:val="Quote Char"/>
    <w:basedOn w:val="DefaultParagraphFont"/>
    <w:link w:val="Quote"/>
    <w:uiPriority w:val="29"/>
    <w:rsid w:val="00093593"/>
    <w:rPr>
      <w:i/>
      <w:iCs/>
      <w:color w:val="404040" w:themeColor="text1" w:themeTint="BF"/>
    </w:rPr>
  </w:style>
  <w:style w:type="paragraph" w:styleId="ListParagraph">
    <w:name w:val="List Paragraph"/>
    <w:basedOn w:val="Normal"/>
    <w:uiPriority w:val="34"/>
    <w:qFormat/>
    <w:rsid w:val="00093593"/>
    <w:pPr>
      <w:ind w:left="720"/>
      <w:contextualSpacing/>
    </w:pPr>
  </w:style>
  <w:style w:type="character" w:styleId="IntenseEmphasis">
    <w:name w:val="Intense Emphasis"/>
    <w:basedOn w:val="DefaultParagraphFont"/>
    <w:uiPriority w:val="21"/>
    <w:qFormat/>
    <w:rsid w:val="00093593"/>
    <w:rPr>
      <w:i/>
      <w:iCs/>
      <w:color w:val="0F4761" w:themeColor="accent1" w:themeShade="BF"/>
    </w:rPr>
  </w:style>
  <w:style w:type="paragraph" w:styleId="IntenseQuote">
    <w:name w:val="Intense Quote"/>
    <w:basedOn w:val="Normal"/>
    <w:next w:val="Normal"/>
    <w:link w:val="IntenseQuoteChar"/>
    <w:uiPriority w:val="30"/>
    <w:qFormat/>
    <w:rsid w:val="0009359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93593"/>
    <w:rPr>
      <w:i/>
      <w:iCs/>
      <w:color w:val="0F4761" w:themeColor="accent1" w:themeShade="BF"/>
    </w:rPr>
  </w:style>
  <w:style w:type="character" w:styleId="IntenseReference">
    <w:name w:val="Intense Reference"/>
    <w:basedOn w:val="DefaultParagraphFont"/>
    <w:uiPriority w:val="32"/>
    <w:qFormat/>
    <w:rsid w:val="00093593"/>
    <w:rPr>
      <w:b/>
      <w:bCs/>
      <w:smallCaps/>
      <w:color w:val="0F4761" w:themeColor="accent1" w:themeShade="BF"/>
      <w:spacing w:val="5"/>
    </w:rPr>
  </w:style>
  <w:style w:type="paragraph" w:styleId="Header">
    <w:name w:val="header"/>
    <w:basedOn w:val="Normal"/>
    <w:link w:val="HeaderChar"/>
    <w:uiPriority w:val="99"/>
    <w:unhideWhenUsed/>
    <w:rsid w:val="00642FCB"/>
    <w:pPr>
      <w:tabs>
        <w:tab w:val="center" w:pos="4513"/>
        <w:tab w:val="right" w:pos="9026"/>
      </w:tabs>
      <w:spacing w:after="0" w:line="240" w:lineRule="auto"/>
    </w:pPr>
  </w:style>
  <w:style w:type="character" w:styleId="HeaderChar" w:customStyle="1">
    <w:name w:val="Header Char"/>
    <w:basedOn w:val="DefaultParagraphFont"/>
    <w:link w:val="Header"/>
    <w:uiPriority w:val="99"/>
    <w:rsid w:val="00642FCB"/>
  </w:style>
  <w:style w:type="paragraph" w:styleId="Footer">
    <w:name w:val="footer"/>
    <w:basedOn w:val="Normal"/>
    <w:link w:val="FooterChar"/>
    <w:uiPriority w:val="99"/>
    <w:unhideWhenUsed/>
    <w:rsid w:val="00642FCB"/>
    <w:pPr>
      <w:tabs>
        <w:tab w:val="center" w:pos="4513"/>
        <w:tab w:val="right" w:pos="9026"/>
      </w:tabs>
      <w:spacing w:after="0" w:line="240" w:lineRule="auto"/>
    </w:pPr>
  </w:style>
  <w:style w:type="character" w:styleId="FooterChar" w:customStyle="1">
    <w:name w:val="Footer Char"/>
    <w:basedOn w:val="DefaultParagraphFont"/>
    <w:link w:val="Footer"/>
    <w:uiPriority w:val="99"/>
    <w:rsid w:val="00642FCB"/>
  </w:style>
  <w:style w:type="paragraph" w:styleId="TOCHeading">
    <w:name w:val="TOC Heading"/>
    <w:basedOn w:val="Heading1"/>
    <w:next w:val="Normal"/>
    <w:uiPriority w:val="39"/>
    <w:unhideWhenUsed/>
    <w:qFormat/>
    <w:rsid w:val="009A6548"/>
    <w:pPr>
      <w:spacing w:before="240" w:after="0" w:line="259" w:lineRule="auto"/>
      <w:outlineLvl w:val="9"/>
    </w:pPr>
    <w:rPr>
      <w:kern w:val="0"/>
      <w:sz w:val="32"/>
      <w:szCs w:val="32"/>
      <w:lang w:val="en-US" w:eastAsia="en-US"/>
      <w14:ligatures w14:val="none"/>
    </w:rPr>
  </w:style>
  <w:style w:type="table" w:styleId="TableGrid">
    <w:name w:val="Table Grid"/>
    <w:basedOn w:val="TableNormal"/>
    <w:uiPriority w:val="39"/>
    <w:rsid w:val="004A5F5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AA618D"/>
    <w:pPr>
      <w:spacing w:after="100"/>
    </w:pPr>
  </w:style>
  <w:style w:type="paragraph" w:styleId="TOC2">
    <w:name w:val="toc 2"/>
    <w:basedOn w:val="Normal"/>
    <w:next w:val="Normal"/>
    <w:autoRedefine/>
    <w:uiPriority w:val="39"/>
    <w:unhideWhenUsed/>
    <w:rsid w:val="00AA618D"/>
    <w:pPr>
      <w:spacing w:after="100"/>
      <w:ind w:left="240"/>
    </w:pPr>
  </w:style>
  <w:style w:type="paragraph" w:styleId="TOC3">
    <w:name w:val="toc 3"/>
    <w:basedOn w:val="Normal"/>
    <w:next w:val="Normal"/>
    <w:autoRedefine/>
    <w:uiPriority w:val="39"/>
    <w:unhideWhenUsed/>
    <w:rsid w:val="00AA618D"/>
    <w:pPr>
      <w:spacing w:after="100"/>
      <w:ind w:left="480"/>
    </w:pPr>
  </w:style>
  <w:style w:type="character" w:styleId="Hyperlink">
    <w:name w:val="Hyperlink"/>
    <w:basedOn w:val="DefaultParagraphFont"/>
    <w:uiPriority w:val="99"/>
    <w:unhideWhenUsed/>
    <w:rsid w:val="00AA618D"/>
    <w:rPr>
      <w:color w:val="467886" w:themeColor="hyperlink"/>
      <w:u w:val="single"/>
    </w:rPr>
  </w:style>
  <w:style w:type="paragraph" w:styleId="NormalWeb">
    <w:name w:val="Normal (Web)"/>
    <w:basedOn w:val="Normal"/>
    <w:uiPriority w:val="99"/>
    <w:unhideWhenUsed/>
    <w:rsid w:val="00AA618D"/>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CommentReference">
    <w:name w:val="Comment Reference"/>
    <w:basedOn w:val="DefaultParagraphFont"/>
    <w:uiPriority w:val="99"/>
    <w:semiHidden/>
    <w:unhideWhenUsed/>
    <w:rsid w:val="00231625"/>
    <w:rPr>
      <w:sz w:val="16"/>
      <w:szCs w:val="16"/>
    </w:rPr>
  </w:style>
  <w:style w:type="paragraph" w:styleId="CommentText">
    <w:name w:val="Comment Text"/>
    <w:basedOn w:val="Normal"/>
    <w:link w:val="CommentTextChar"/>
    <w:uiPriority w:val="99"/>
    <w:unhideWhenUsed/>
    <w:rsid w:val="00231625"/>
    <w:pPr>
      <w:spacing w:line="240" w:lineRule="auto"/>
    </w:pPr>
    <w:rPr>
      <w:sz w:val="20"/>
      <w:szCs w:val="20"/>
    </w:rPr>
  </w:style>
  <w:style w:type="character" w:styleId="CommentTextChar" w:customStyle="1">
    <w:name w:val="Comment Text Char"/>
    <w:basedOn w:val="DefaultParagraphFont"/>
    <w:link w:val="CommentText"/>
    <w:uiPriority w:val="99"/>
    <w:rsid w:val="00231625"/>
    <w:rPr>
      <w:sz w:val="20"/>
      <w:szCs w:val="20"/>
    </w:rPr>
  </w:style>
  <w:style w:type="paragraph" w:styleId="CommentSubject">
    <w:name w:val="Comment Subject"/>
    <w:basedOn w:val="CommentText"/>
    <w:next w:val="CommentText"/>
    <w:link w:val="CommentSubjectChar"/>
    <w:uiPriority w:val="99"/>
    <w:semiHidden/>
    <w:unhideWhenUsed/>
    <w:rsid w:val="00231625"/>
    <w:rPr>
      <w:b/>
      <w:bCs/>
    </w:rPr>
  </w:style>
  <w:style w:type="character" w:styleId="CommentSubjectChar" w:customStyle="1">
    <w:name w:val="Comment Subject Char"/>
    <w:basedOn w:val="CommentTextChar"/>
    <w:link w:val="CommentSubject"/>
    <w:uiPriority w:val="99"/>
    <w:semiHidden/>
    <w:rsid w:val="00231625"/>
    <w:rPr>
      <w:b/>
      <w:bCs/>
      <w:sz w:val="20"/>
      <w:szCs w:val="20"/>
    </w:rPr>
  </w:style>
  <w:style w:type="character" w:styleId="Strong">
    <w:name w:val="Strong"/>
    <w:basedOn w:val="DefaultParagraphFont"/>
    <w:uiPriority w:val="22"/>
    <w:qFormat/>
    <w:rsid w:val="0048212B"/>
    <w:rPr>
      <w:b/>
      <w:bCs/>
    </w:rPr>
  </w:style>
  <w:style w:type="character" w:styleId="Mention">
    <w:name w:val="Mention"/>
    <w:basedOn w:val="DefaultParagraphFont"/>
    <w:uiPriority w:val="99"/>
    <w:unhideWhenUsed/>
    <w:rsid w:val="00F223EB"/>
    <w:rPr>
      <w:color w:val="2B579A"/>
      <w:shd w:val="clear" w:color="auto" w:fill="E1DFDD"/>
    </w:rPr>
  </w:style>
  <w:style w:type="paragraph" w:styleId="Revision">
    <w:name w:val="Revision"/>
    <w:hidden/>
    <w:uiPriority w:val="99"/>
    <w:semiHidden/>
    <w:rsid w:val="0054188B"/>
    <w:pPr>
      <w:spacing w:after="0" w:line="240" w:lineRule="auto"/>
    </w:pPr>
  </w:style>
  <w:style w:type="character" w:styleId="UnresolvedMention">
    <w:name w:val="Unresolved Mention"/>
    <w:basedOn w:val="DefaultParagraphFont"/>
    <w:uiPriority w:val="99"/>
    <w:semiHidden/>
    <w:unhideWhenUsed/>
    <w:rsid w:val="00017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1/relationships/commentsExtended" Target="commentsExtended.xm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jpeg"/><Relationship Id="rId20" Type="http://schemas.microsoft.com/office/2018/08/relationships/commentsExtensible" Target="commentsExtensible.xm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oter" Target="foot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670A16BF2D95643B2A57EDF9DD56AB7" ma:contentTypeVersion="7" ma:contentTypeDescription="Create a new document." ma:contentTypeScope="" ma:versionID="5192091ab03a685aa5c0e6c0bc1fa76d">
  <xsd:schema xmlns:xsd="http://www.w3.org/2001/XMLSchema" xmlns:xs="http://www.w3.org/2001/XMLSchema" xmlns:p="http://schemas.microsoft.com/office/2006/metadata/properties" xmlns:ns2="e8993fae-4843-4c6f-a0e5-42b6ccabac0e" targetNamespace="http://schemas.microsoft.com/office/2006/metadata/properties" ma:root="true" ma:fieldsID="59cf2c315cd82cbdedf5c7d425d30b20" ns2:_="">
    <xsd:import namespace="e8993fae-4843-4c6f-a0e5-42b6ccabac0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93fae-4843-4c6f-a0e5-42b6ccabac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13F5E-60A8-4BC3-8B32-94920AF8EDC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CF25F21-A418-46B1-83B1-B8D4A80B99BF}">
  <ds:schemaRefs>
    <ds:schemaRef ds:uri="http://schemas.microsoft.com/sharepoint/v3/contenttype/forms"/>
  </ds:schemaRefs>
</ds:datastoreItem>
</file>

<file path=customXml/itemProps3.xml><?xml version="1.0" encoding="utf-8"?>
<ds:datastoreItem xmlns:ds="http://schemas.openxmlformats.org/officeDocument/2006/customXml" ds:itemID="{29A824E5-69AB-42EF-AD65-22194BDB18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993fae-4843-4c6f-a0e5-42b6ccabac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34B4AB-36B4-4114-A1EB-12FDE21F9F3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Haixia Liang</dc:creator>
  <keywords/>
  <dc:description/>
  <lastModifiedBy>Guest User</lastModifiedBy>
  <revision>3</revision>
  <dcterms:created xsi:type="dcterms:W3CDTF">2026-04-01T08:15:00.0000000Z</dcterms:created>
  <dcterms:modified xsi:type="dcterms:W3CDTF">2026-04-01T08:25:36.1319731Z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0x0101000670A16BF2D95643B2A57EDF9DD56AB7</vt:lpwstr>
  </property>
  <property fmtid="{D5CDD505-2E9C-101B-9397-08002B2CF9AE}" pid="3" name="docLang">
    <vt:lpwstr>en</vt:lpwstr>
  </property>
  <property fmtid="{D5CDD505-2E9C-101B-9397-08002B2CF9AE}" pid="4" name="MSIP_Label_c2bcab92-18a8-4c79-b4c2-087af354ad9c_Enabled">
    <vt:lpwstr>true</vt:lpwstr>
  </property>
  <property fmtid="{D5CDD505-2E9C-101B-9397-08002B2CF9AE}" pid="5" name="MSIP_Label_c2bcab92-18a8-4c79-b4c2-087af354ad9c_SetDate">
    <vt:lpwstr>2026-02-23T05:26:59Z</vt:lpwstr>
  </property>
  <property fmtid="{D5CDD505-2E9C-101B-9397-08002B2CF9AE}" pid="6" name="MSIP_Label_c2bcab92-18a8-4c79-b4c2-087af354ad9c_Method">
    <vt:lpwstr>Privileged</vt:lpwstr>
  </property>
  <property fmtid="{D5CDD505-2E9C-101B-9397-08002B2CF9AE}" pid="7" name="MSIP_Label_c2bcab92-18a8-4c79-b4c2-087af354ad9c_Name">
    <vt:lpwstr>General</vt:lpwstr>
  </property>
  <property fmtid="{D5CDD505-2E9C-101B-9397-08002B2CF9AE}" pid="8" name="MSIP_Label_c2bcab92-18a8-4c79-b4c2-087af354ad9c_SiteId">
    <vt:lpwstr>9cde7595-2ba3-4104-993e-30d77a6905c4</vt:lpwstr>
  </property>
  <property fmtid="{D5CDD505-2E9C-101B-9397-08002B2CF9AE}" pid="9" name="MSIP_Label_c2bcab92-18a8-4c79-b4c2-087af354ad9c_ActionId">
    <vt:lpwstr>014d75a7-13e8-493c-8704-24d020e17eff</vt:lpwstr>
  </property>
  <property fmtid="{D5CDD505-2E9C-101B-9397-08002B2CF9AE}" pid="10" name="MSIP_Label_c2bcab92-18a8-4c79-b4c2-087af354ad9c_ContentBits">
    <vt:lpwstr>0</vt:lpwstr>
  </property>
  <property fmtid="{D5CDD505-2E9C-101B-9397-08002B2CF9AE}" pid="11" name="MSIP_Label_c2bcab92-18a8-4c79-b4c2-087af354ad9c_Tag">
    <vt:lpwstr>50, 0, 1, 1</vt:lpwstr>
  </property>
</Properties>
</file>